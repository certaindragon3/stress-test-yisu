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CC82A" w14:textId="77777777" w:rsidR="00A63F56" w:rsidRDefault="00E45647" w:rsidP="00A63F56">
      <w:pPr>
        <w:rPr>
          <w:rFonts w:asciiTheme="minorEastAsia" w:hAnsiTheme="minorEastAsia" w:hint="eastAsia"/>
          <w:szCs w:val="21"/>
        </w:rPr>
      </w:pPr>
      <w:ins w:id="0" w:author="Yisu Zhou" w:date="2016-09-20T10:49:00Z">
        <w:r>
          <w:rPr>
            <w:rFonts w:asciiTheme="minorEastAsia" w:hAnsiTheme="minorEastAsia" w:hint="eastAsia"/>
            <w:szCs w:val="21"/>
          </w:rPr>
          <w:t>对</w:t>
        </w:r>
      </w:ins>
      <w:commentRangeStart w:id="1"/>
      <w:ins w:id="2" w:author="Yisu Zhou" w:date="2016-09-20T10:48:00Z">
        <w:r>
          <w:rPr>
            <w:rFonts w:asciiTheme="minorEastAsia" w:hAnsiTheme="minorEastAsia" w:hint="eastAsia"/>
            <w:szCs w:val="21"/>
          </w:rPr>
          <w:t>中产教育</w:t>
        </w:r>
      </w:ins>
      <w:ins w:id="3" w:author="Yisu Zhou" w:date="2016-09-20T10:49:00Z">
        <w:r>
          <w:rPr>
            <w:rFonts w:asciiTheme="minorEastAsia" w:hAnsiTheme="minorEastAsia" w:hint="eastAsia"/>
            <w:szCs w:val="21"/>
          </w:rPr>
          <w:t>焦虑</w:t>
        </w:r>
      </w:ins>
      <w:ins w:id="4" w:author="Yisu Zhou" w:date="2016-09-20T10:48:00Z">
        <w:r>
          <w:rPr>
            <w:rFonts w:asciiTheme="minorEastAsia" w:hAnsiTheme="minorEastAsia" w:hint="eastAsia"/>
            <w:szCs w:val="21"/>
          </w:rPr>
          <w:t>的一种解读</w:t>
        </w:r>
        <w:commentRangeEnd w:id="1"/>
        <w:r>
          <w:rPr>
            <w:rStyle w:val="CommentReference"/>
          </w:rPr>
          <w:commentReference w:id="1"/>
        </w:r>
      </w:ins>
    </w:p>
    <w:p w14:paraId="5777C860" w14:textId="77777777" w:rsidR="00A63F56" w:rsidRPr="009E1B39" w:rsidRDefault="009E1B39" w:rsidP="00A63F56">
      <w:pPr>
        <w:rPr>
          <w:rFonts w:asciiTheme="minorEastAsia" w:hAnsiTheme="minorEastAsia"/>
          <w:b/>
          <w:szCs w:val="21"/>
        </w:rPr>
      </w:pPr>
      <w:r w:rsidRPr="009E1B39">
        <w:rPr>
          <w:rFonts w:asciiTheme="minorEastAsia" w:hAnsiTheme="minorEastAsia" w:hint="eastAsia"/>
          <w:b/>
          <w:szCs w:val="21"/>
        </w:rPr>
        <w:t>解决中产焦虑的钥匙在教育之外</w:t>
      </w:r>
    </w:p>
    <w:p w14:paraId="294EF1E7" w14:textId="77777777" w:rsidR="009E1B39" w:rsidRPr="009E1B39" w:rsidRDefault="00EB38A9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周忆粟</w:t>
      </w:r>
      <w:r w:rsidR="00D77313">
        <w:rPr>
          <w:rFonts w:asciiTheme="minorEastAsia" w:hAnsiTheme="minorEastAsia" w:hint="eastAsia"/>
          <w:szCs w:val="21"/>
        </w:rPr>
        <w:t>（澳门大学教育学院</w:t>
      </w:r>
      <w:del w:id="5" w:author="Yisu Zhou" w:date="2016-09-20T10:47:00Z">
        <w:r w:rsidR="00D77313" w:rsidDel="00E45647">
          <w:rPr>
            <w:rFonts w:asciiTheme="minorEastAsia" w:hAnsiTheme="minorEastAsia" w:hint="eastAsia"/>
            <w:szCs w:val="21"/>
          </w:rPr>
          <w:delText>教育政策系</w:delText>
        </w:r>
      </w:del>
      <w:r w:rsidR="00D77313">
        <w:rPr>
          <w:rFonts w:asciiTheme="minorEastAsia" w:hAnsiTheme="minorEastAsia" w:hint="eastAsia"/>
          <w:szCs w:val="21"/>
        </w:rPr>
        <w:t>助理教授）</w:t>
      </w:r>
    </w:p>
    <w:p w14:paraId="54A2FB64" w14:textId="77777777" w:rsidR="007723F5" w:rsidRDefault="00F63C66" w:rsidP="00F63C66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一部电视剧《小别离》</w:t>
      </w:r>
      <w:r w:rsidR="004F5B07">
        <w:rPr>
          <w:rFonts w:asciiTheme="minorEastAsia" w:hAnsiTheme="minorEastAsia" w:hint="eastAsia"/>
          <w:szCs w:val="21"/>
        </w:rPr>
        <w:t>，把</w:t>
      </w:r>
      <w:r>
        <w:rPr>
          <w:rFonts w:asciiTheme="minorEastAsia" w:hAnsiTheme="minorEastAsia" w:hint="eastAsia"/>
          <w:szCs w:val="21"/>
        </w:rPr>
        <w:t>一个小众话题放到了大众视野之下。虽然，中学生出国留学，仍只是发生在中国现代社会少数人群中的事例</w:t>
      </w:r>
      <w:r w:rsidR="004F5B07">
        <w:rPr>
          <w:rFonts w:asciiTheme="minorEastAsia" w:hAnsiTheme="minorEastAsia" w:hint="eastAsia"/>
          <w:szCs w:val="21"/>
        </w:rPr>
        <w:t>，却</w:t>
      </w:r>
      <w:r>
        <w:rPr>
          <w:rFonts w:asciiTheme="minorEastAsia" w:hAnsiTheme="minorEastAsia" w:hint="eastAsia"/>
          <w:szCs w:val="21"/>
        </w:rPr>
        <w:t>引发了相当大数量中产家庭的共鸣，</w:t>
      </w:r>
      <w:r w:rsidR="004F5B07">
        <w:rPr>
          <w:rFonts w:asciiTheme="minorEastAsia" w:hAnsiTheme="minorEastAsia" w:hint="eastAsia"/>
          <w:szCs w:val="21"/>
        </w:rPr>
        <w:t>当对孩子教育的担心成为生活中最大的焦虑，</w:t>
      </w:r>
      <w:r w:rsidR="009E1B39">
        <w:rPr>
          <w:rFonts w:asciiTheme="minorEastAsia" w:hAnsiTheme="minorEastAsia" w:hint="eastAsia"/>
          <w:szCs w:val="21"/>
        </w:rPr>
        <w:t>解决了教育问题就能缓解中产焦虑了吗</w:t>
      </w:r>
      <w:r w:rsidR="004F5B07">
        <w:rPr>
          <w:rFonts w:asciiTheme="minorEastAsia" w:hAnsiTheme="minorEastAsia" w:hint="eastAsia"/>
          <w:szCs w:val="21"/>
        </w:rPr>
        <w:t>？</w:t>
      </w:r>
    </w:p>
    <w:p w14:paraId="0B930851" w14:textId="77777777" w:rsidR="004F5B07" w:rsidRPr="004F5B07" w:rsidRDefault="004F5B07" w:rsidP="00F63C66">
      <w:pPr>
        <w:ind w:firstLineChars="200" w:firstLine="420"/>
        <w:rPr>
          <w:rFonts w:asciiTheme="minorEastAsia" w:hAnsiTheme="minorEastAsia"/>
          <w:szCs w:val="21"/>
        </w:rPr>
      </w:pPr>
    </w:p>
    <w:p w14:paraId="22B2CEDD" w14:textId="77777777" w:rsidR="00A63F56" w:rsidRPr="00C45697" w:rsidRDefault="00C45697" w:rsidP="00A63F56">
      <w:pPr>
        <w:rPr>
          <w:rFonts w:asciiTheme="minorEastAsia" w:hAnsiTheme="minorEastAsia"/>
          <w:b/>
          <w:szCs w:val="21"/>
        </w:rPr>
      </w:pPr>
      <w:r w:rsidRPr="00C45697">
        <w:rPr>
          <w:rFonts w:asciiTheme="minorEastAsia" w:hAnsiTheme="minorEastAsia" w:hint="eastAsia"/>
          <w:b/>
          <w:szCs w:val="21"/>
        </w:rPr>
        <w:t>中产的教育焦虑为什么越</w:t>
      </w:r>
      <w:r w:rsidR="00C378AE">
        <w:rPr>
          <w:rFonts w:asciiTheme="minorEastAsia" w:hAnsiTheme="minorEastAsia" w:hint="eastAsia"/>
          <w:b/>
          <w:szCs w:val="21"/>
        </w:rPr>
        <w:t>来越严重</w:t>
      </w:r>
      <w:r w:rsidRPr="00C45697">
        <w:rPr>
          <w:rFonts w:asciiTheme="minorEastAsia" w:hAnsiTheme="minorEastAsia" w:hint="eastAsia"/>
          <w:b/>
          <w:szCs w:val="21"/>
        </w:rPr>
        <w:t>？</w:t>
      </w:r>
    </w:p>
    <w:p w14:paraId="40B6BA0B" w14:textId="77777777" w:rsidR="00A63F56" w:rsidRPr="00A63F56" w:rsidRDefault="007723F5" w:rsidP="00DD3BA8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中产</w:t>
      </w:r>
      <w:r w:rsidR="008F3F43">
        <w:rPr>
          <w:rFonts w:asciiTheme="minorEastAsia" w:hAnsiTheme="minorEastAsia" w:hint="eastAsia"/>
          <w:szCs w:val="21"/>
        </w:rPr>
        <w:t>家庭</w:t>
      </w:r>
      <w:r w:rsidR="00A63F56" w:rsidRPr="00A63F56">
        <w:rPr>
          <w:rFonts w:asciiTheme="minorEastAsia" w:hAnsiTheme="minorEastAsia" w:hint="eastAsia"/>
          <w:szCs w:val="21"/>
        </w:rPr>
        <w:t>焦虑的来源</w:t>
      </w:r>
      <w:r w:rsidR="00DD3BA8">
        <w:rPr>
          <w:rFonts w:asciiTheme="minorEastAsia" w:hAnsiTheme="minorEastAsia" w:hint="eastAsia"/>
          <w:szCs w:val="21"/>
        </w:rPr>
        <w:t>一般来自这几方面</w:t>
      </w:r>
      <w:r w:rsidR="00A63F56" w:rsidRPr="00A63F56">
        <w:rPr>
          <w:rFonts w:asciiTheme="minorEastAsia" w:hAnsiTheme="minorEastAsia" w:hint="eastAsia"/>
          <w:szCs w:val="21"/>
        </w:rPr>
        <w:t>，一</w:t>
      </w:r>
      <w:r>
        <w:rPr>
          <w:rFonts w:asciiTheme="minorEastAsia" w:hAnsiTheme="minorEastAsia" w:hint="eastAsia"/>
          <w:szCs w:val="21"/>
        </w:rPr>
        <w:t>是</w:t>
      </w:r>
      <w:r w:rsidR="00DD3BA8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社会的变化</w:t>
      </w:r>
      <w:r>
        <w:rPr>
          <w:rFonts w:asciiTheme="minorEastAsia" w:hAnsiTheme="minorEastAsia" w:hint="eastAsia"/>
          <w:szCs w:val="21"/>
        </w:rPr>
        <w:t>太快</w:t>
      </w:r>
      <w:r w:rsidR="007B395F">
        <w:rPr>
          <w:rFonts w:asciiTheme="minorEastAsia" w:hAnsiTheme="minorEastAsia" w:hint="eastAsia"/>
          <w:szCs w:val="21"/>
        </w:rPr>
        <w:t>。不管</w:t>
      </w:r>
      <w:r>
        <w:rPr>
          <w:rFonts w:asciiTheme="minorEastAsia" w:hAnsiTheme="minorEastAsia" w:hint="eastAsia"/>
          <w:szCs w:val="21"/>
        </w:rPr>
        <w:t>是</w:t>
      </w:r>
      <w:r w:rsidR="00A63F56" w:rsidRPr="00A63F56">
        <w:rPr>
          <w:rFonts w:asciiTheme="minorEastAsia" w:hAnsiTheme="minorEastAsia" w:hint="eastAsia"/>
          <w:szCs w:val="21"/>
        </w:rPr>
        <w:t>代际之间</w:t>
      </w:r>
      <w:r w:rsidR="007B395F" w:rsidRPr="00A63F56">
        <w:rPr>
          <w:rFonts w:asciiTheme="minorEastAsia" w:hAnsiTheme="minorEastAsia" w:hint="eastAsia"/>
          <w:szCs w:val="21"/>
        </w:rPr>
        <w:t>的</w:t>
      </w:r>
      <w:r>
        <w:rPr>
          <w:rFonts w:asciiTheme="minorEastAsia" w:hAnsiTheme="minorEastAsia" w:hint="eastAsia"/>
          <w:szCs w:val="21"/>
        </w:rPr>
        <w:t>变化，</w:t>
      </w:r>
      <w:r w:rsidR="00A63F56" w:rsidRPr="00A63F56">
        <w:rPr>
          <w:rFonts w:asciiTheme="minorEastAsia" w:hAnsiTheme="minorEastAsia" w:hint="eastAsia"/>
          <w:szCs w:val="21"/>
        </w:rPr>
        <w:t>还是在一代人之内他能够看到变化</w:t>
      </w:r>
      <w:r w:rsidR="008F3F43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这个速度</w:t>
      </w:r>
      <w:del w:id="6" w:author="Yisu Zhou" w:date="2016-09-20T10:50:00Z">
        <w:r w:rsidR="008F3F43" w:rsidDel="00E45647">
          <w:rPr>
            <w:rFonts w:asciiTheme="minorEastAsia" w:hAnsiTheme="minorEastAsia" w:hint="eastAsia"/>
            <w:szCs w:val="21"/>
          </w:rPr>
          <w:delText>都</w:delText>
        </w:r>
        <w:r w:rsidR="00A63F56" w:rsidRPr="00A63F56" w:rsidDel="00E45647">
          <w:rPr>
            <w:rFonts w:asciiTheme="minorEastAsia" w:hAnsiTheme="minorEastAsia" w:hint="eastAsia"/>
            <w:szCs w:val="21"/>
          </w:rPr>
          <w:delText>太快了</w:delText>
        </w:r>
      </w:del>
      <w:ins w:id="7" w:author="Yisu Zhou" w:date="2016-09-20T10:50:00Z">
        <w:r w:rsidR="00E45647">
          <w:rPr>
            <w:rFonts w:asciiTheme="minorEastAsia" w:hAnsiTheme="minorEastAsia" w:hint="eastAsia"/>
            <w:szCs w:val="21"/>
          </w:rPr>
          <w:t>在当下中国是非常快</w:t>
        </w:r>
      </w:ins>
      <w:r w:rsidR="008F3F43">
        <w:rPr>
          <w:rFonts w:asciiTheme="minorEastAsia" w:hAnsiTheme="minorEastAsia" w:hint="eastAsia"/>
          <w:szCs w:val="21"/>
        </w:rPr>
        <w:t>。</w:t>
      </w:r>
    </w:p>
    <w:p w14:paraId="3D0C15F5" w14:textId="77777777" w:rsidR="00A63F56" w:rsidRPr="00A63F56" w:rsidRDefault="00E45647" w:rsidP="00DD3BA8">
      <w:pPr>
        <w:ind w:firstLineChars="200" w:firstLine="420"/>
        <w:rPr>
          <w:rFonts w:asciiTheme="minorEastAsia" w:hAnsiTheme="minorEastAsia"/>
          <w:szCs w:val="21"/>
        </w:rPr>
      </w:pPr>
      <w:ins w:id="8" w:author="Yisu Zhou" w:date="2016-09-20T10:55:00Z">
        <w:r>
          <w:rPr>
            <w:rFonts w:asciiTheme="minorEastAsia" w:hAnsiTheme="minorEastAsia" w:hint="eastAsia"/>
            <w:szCs w:val="21"/>
          </w:rPr>
          <w:t>“</w:t>
        </w:r>
      </w:ins>
      <w:r w:rsidR="008F3F43">
        <w:rPr>
          <w:rFonts w:asciiTheme="minorEastAsia" w:hAnsiTheme="minorEastAsia" w:hint="eastAsia"/>
          <w:szCs w:val="21"/>
        </w:rPr>
        <w:t>快</w:t>
      </w:r>
      <w:ins w:id="9" w:author="Yisu Zhou" w:date="2016-09-20T10:56:00Z">
        <w:r>
          <w:rPr>
            <w:rFonts w:asciiTheme="minorEastAsia" w:hAnsiTheme="minorEastAsia" w:hint="eastAsia"/>
            <w:szCs w:val="21"/>
          </w:rPr>
          <w:t>”</w:t>
        </w:r>
      </w:ins>
      <w:r w:rsidR="00A63F56" w:rsidRPr="00A63F56">
        <w:rPr>
          <w:rFonts w:asciiTheme="minorEastAsia" w:hAnsiTheme="minorEastAsia" w:hint="eastAsia"/>
          <w:szCs w:val="21"/>
        </w:rPr>
        <w:t>表现</w:t>
      </w:r>
      <w:r w:rsidR="00DD3BA8">
        <w:rPr>
          <w:rFonts w:asciiTheme="minorEastAsia" w:hAnsiTheme="minorEastAsia" w:hint="eastAsia"/>
          <w:szCs w:val="21"/>
        </w:rPr>
        <w:t>在</w:t>
      </w:r>
      <w:r w:rsidR="008F3F43">
        <w:rPr>
          <w:rFonts w:asciiTheme="minorEastAsia" w:hAnsiTheme="minorEastAsia" w:hint="eastAsia"/>
          <w:szCs w:val="21"/>
        </w:rPr>
        <w:t>，</w:t>
      </w:r>
      <w:del w:id="10" w:author="Yisu Zhou" w:date="2016-09-20T10:50:00Z">
        <w:r w:rsidR="00A63F56" w:rsidRPr="00A63F56" w:rsidDel="00E45647">
          <w:rPr>
            <w:rFonts w:asciiTheme="minorEastAsia" w:hAnsiTheme="minorEastAsia" w:hint="eastAsia"/>
            <w:szCs w:val="21"/>
          </w:rPr>
          <w:delText>你可能在</w:delText>
        </w:r>
      </w:del>
      <w:r w:rsidR="00A63F56" w:rsidRPr="00A63F56">
        <w:rPr>
          <w:rFonts w:asciiTheme="minorEastAsia" w:hAnsiTheme="minorEastAsia" w:hint="eastAsia"/>
          <w:szCs w:val="21"/>
        </w:rPr>
        <w:t>很多人</w:t>
      </w:r>
      <w:ins w:id="11" w:author="Yisu Zhou" w:date="2016-09-20T10:50:00Z">
        <w:r>
          <w:rPr>
            <w:rFonts w:asciiTheme="minorEastAsia" w:hAnsiTheme="minorEastAsia" w:hint="eastAsia"/>
            <w:szCs w:val="21"/>
          </w:rPr>
          <w:t>在</w:t>
        </w:r>
      </w:ins>
      <w:r w:rsidR="008F3F43">
        <w:rPr>
          <w:rFonts w:asciiTheme="minorEastAsia" w:hAnsiTheme="minorEastAsia" w:hint="eastAsia"/>
          <w:szCs w:val="21"/>
        </w:rPr>
        <w:t>还</w:t>
      </w:r>
      <w:r w:rsidR="00A63F56" w:rsidRPr="00A63F56">
        <w:rPr>
          <w:rFonts w:asciiTheme="minorEastAsia" w:hAnsiTheme="minorEastAsia" w:hint="eastAsia"/>
          <w:szCs w:val="21"/>
        </w:rPr>
        <w:t>没有意识到的时候</w:t>
      </w:r>
      <w:r w:rsidR="008F3F43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就完成了一次</w:t>
      </w:r>
      <w:del w:id="12" w:author="Yisu Zhou" w:date="2016-09-20T10:50:00Z">
        <w:r w:rsidR="00A63F56" w:rsidRPr="00A63F56" w:rsidDel="00E45647">
          <w:rPr>
            <w:rFonts w:asciiTheme="minorEastAsia" w:hAnsiTheme="minorEastAsia" w:hint="eastAsia"/>
            <w:szCs w:val="21"/>
          </w:rPr>
          <w:delText>阶</w:delText>
        </w:r>
        <w:r w:rsidR="008F3F43" w:rsidDel="00E45647">
          <w:rPr>
            <w:rFonts w:asciiTheme="minorEastAsia" w:hAnsiTheme="minorEastAsia" w:hint="eastAsia"/>
            <w:szCs w:val="21"/>
          </w:rPr>
          <w:delText>层</w:delText>
        </w:r>
        <w:r w:rsidR="00A63F56" w:rsidRPr="00A63F56" w:rsidDel="00E45647">
          <w:rPr>
            <w:rFonts w:asciiTheme="minorEastAsia" w:hAnsiTheme="minorEastAsia" w:hint="eastAsia"/>
            <w:szCs w:val="21"/>
          </w:rPr>
          <w:delText>排列的</w:delText>
        </w:r>
      </w:del>
      <w:ins w:id="13" w:author="Yisu Zhou" w:date="2016-09-20T10:50:00Z">
        <w:r>
          <w:rPr>
            <w:rFonts w:asciiTheme="minorEastAsia" w:hAnsiTheme="minorEastAsia" w:hint="eastAsia"/>
            <w:szCs w:val="21"/>
          </w:rPr>
          <w:t>社会阶层的</w:t>
        </w:r>
      </w:ins>
      <w:r w:rsidR="00A63F56" w:rsidRPr="00A63F56">
        <w:rPr>
          <w:rFonts w:asciiTheme="minorEastAsia" w:hAnsiTheme="minorEastAsia" w:hint="eastAsia"/>
          <w:szCs w:val="21"/>
        </w:rPr>
        <w:t>重组。这一点</w:t>
      </w:r>
      <w:r w:rsidR="008F3F43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在以前大家都很穷的时候，是没有什么感觉</w:t>
      </w:r>
      <w:r w:rsidR="008F3F43">
        <w:rPr>
          <w:rFonts w:asciiTheme="minorEastAsia" w:hAnsiTheme="minorEastAsia" w:hint="eastAsia"/>
          <w:szCs w:val="21"/>
        </w:rPr>
        <w:t>的，</w:t>
      </w:r>
      <w:r w:rsidR="00A63F56" w:rsidRPr="00A63F56">
        <w:rPr>
          <w:rFonts w:asciiTheme="minorEastAsia" w:hAnsiTheme="minorEastAsia" w:hint="eastAsia"/>
          <w:szCs w:val="21"/>
        </w:rPr>
        <w:t>当所有人都处在社会底层的时候</w:t>
      </w:r>
      <w:r w:rsidR="008F3F43">
        <w:rPr>
          <w:rFonts w:asciiTheme="minorEastAsia" w:hAnsiTheme="minorEastAsia" w:hint="eastAsia"/>
          <w:szCs w:val="21"/>
        </w:rPr>
        <w:t>，再</w:t>
      </w:r>
      <w:r w:rsidR="00A63F56" w:rsidRPr="00A63F56">
        <w:rPr>
          <w:rFonts w:asciiTheme="minorEastAsia" w:hAnsiTheme="minorEastAsia" w:hint="eastAsia"/>
          <w:szCs w:val="21"/>
        </w:rPr>
        <w:t>怎么样也不能再往下掉</w:t>
      </w:r>
      <w:r w:rsidR="008F3F43">
        <w:rPr>
          <w:rFonts w:asciiTheme="minorEastAsia" w:hAnsiTheme="minorEastAsia" w:hint="eastAsia"/>
          <w:szCs w:val="21"/>
        </w:rPr>
        <w:t>了。</w:t>
      </w:r>
      <w:r w:rsidR="0080278A">
        <w:rPr>
          <w:rFonts w:asciiTheme="minorEastAsia" w:hAnsiTheme="minorEastAsia" w:hint="eastAsia"/>
          <w:szCs w:val="21"/>
        </w:rPr>
        <w:t>而</w:t>
      </w:r>
      <w:r w:rsidR="00A63F56" w:rsidRPr="00A63F56">
        <w:rPr>
          <w:rFonts w:asciiTheme="minorEastAsia" w:hAnsiTheme="minorEastAsia" w:hint="eastAsia"/>
          <w:szCs w:val="21"/>
        </w:rPr>
        <w:t>现在</w:t>
      </w:r>
      <w:r w:rsidR="008F3F43">
        <w:rPr>
          <w:rFonts w:asciiTheme="minorEastAsia" w:hAnsiTheme="minorEastAsia" w:hint="eastAsia"/>
          <w:szCs w:val="21"/>
        </w:rPr>
        <w:t>，</w:t>
      </w:r>
      <w:r w:rsidR="0080278A">
        <w:rPr>
          <w:rFonts w:asciiTheme="minorEastAsia" w:hAnsiTheme="minorEastAsia" w:hint="eastAsia"/>
          <w:szCs w:val="21"/>
        </w:rPr>
        <w:t>大部分人</w:t>
      </w:r>
      <w:del w:id="14" w:author="Yisu Zhou" w:date="2016-09-20T10:51:00Z">
        <w:r w:rsidR="0080278A" w:rsidDel="00E45647">
          <w:rPr>
            <w:rFonts w:asciiTheme="minorEastAsia" w:hAnsiTheme="minorEastAsia" w:hint="eastAsia"/>
            <w:szCs w:val="21"/>
          </w:rPr>
          <w:delText>都</w:delText>
        </w:r>
        <w:r w:rsidR="00DD3BA8" w:rsidDel="00E45647">
          <w:rPr>
            <w:rFonts w:asciiTheme="minorEastAsia" w:hAnsiTheme="minorEastAsia" w:hint="eastAsia"/>
            <w:szCs w:val="21"/>
          </w:rPr>
          <w:delText>开始往上走</w:delText>
        </w:r>
      </w:del>
      <w:ins w:id="15" w:author="Yisu Zhou" w:date="2016-09-20T10:51:00Z">
        <w:r>
          <w:rPr>
            <w:rFonts w:asciiTheme="minorEastAsia" w:hAnsiTheme="minorEastAsia" w:hint="eastAsia"/>
            <w:szCs w:val="21"/>
          </w:rPr>
          <w:t>的生活水准有了相当大的提升</w:t>
        </w:r>
      </w:ins>
      <w:r w:rsidR="008F3F43">
        <w:rPr>
          <w:rFonts w:asciiTheme="minorEastAsia" w:hAnsiTheme="minorEastAsia" w:hint="eastAsia"/>
          <w:szCs w:val="21"/>
        </w:rPr>
        <w:t>，</w:t>
      </w:r>
      <w:r w:rsidR="0080278A">
        <w:rPr>
          <w:rFonts w:asciiTheme="minorEastAsia" w:hAnsiTheme="minorEastAsia" w:hint="eastAsia"/>
          <w:szCs w:val="21"/>
        </w:rPr>
        <w:t>如果你</w:t>
      </w:r>
      <w:r w:rsidR="00A63F56" w:rsidRPr="00A63F56">
        <w:rPr>
          <w:rFonts w:asciiTheme="minorEastAsia" w:hAnsiTheme="minorEastAsia" w:hint="eastAsia"/>
          <w:szCs w:val="21"/>
        </w:rPr>
        <w:t>觉得</w:t>
      </w:r>
      <w:r w:rsidR="0080278A">
        <w:rPr>
          <w:rFonts w:asciiTheme="minorEastAsia" w:hAnsiTheme="minorEastAsia" w:hint="eastAsia"/>
          <w:szCs w:val="21"/>
        </w:rPr>
        <w:t>自己</w:t>
      </w:r>
      <w:r w:rsidR="00A63F56" w:rsidRPr="00A63F56">
        <w:rPr>
          <w:rFonts w:asciiTheme="minorEastAsia" w:hAnsiTheme="minorEastAsia" w:hint="eastAsia"/>
          <w:szCs w:val="21"/>
        </w:rPr>
        <w:t>是</w:t>
      </w:r>
      <w:r w:rsidR="0080278A">
        <w:rPr>
          <w:rFonts w:asciiTheme="minorEastAsia" w:hAnsiTheme="minorEastAsia" w:hint="eastAsia"/>
          <w:szCs w:val="21"/>
        </w:rPr>
        <w:t>处在</w:t>
      </w:r>
      <w:r w:rsidR="00A63F56" w:rsidRPr="00A63F56">
        <w:rPr>
          <w:rFonts w:asciiTheme="minorEastAsia" w:hAnsiTheme="minorEastAsia" w:hint="eastAsia"/>
          <w:szCs w:val="21"/>
        </w:rPr>
        <w:t>中间阶层</w:t>
      </w:r>
      <w:r w:rsidR="008F3F43">
        <w:rPr>
          <w:rFonts w:asciiTheme="minorEastAsia" w:hAnsiTheme="minorEastAsia" w:hint="eastAsia"/>
          <w:szCs w:val="21"/>
        </w:rPr>
        <w:t>或者</w:t>
      </w:r>
      <w:r w:rsidR="00A63F56" w:rsidRPr="00A63F56">
        <w:rPr>
          <w:rFonts w:asciiTheme="minorEastAsia" w:hAnsiTheme="minorEastAsia" w:hint="eastAsia"/>
          <w:szCs w:val="21"/>
        </w:rPr>
        <w:t>中</w:t>
      </w:r>
      <w:r w:rsidR="008F3F43">
        <w:rPr>
          <w:rFonts w:asciiTheme="minorEastAsia" w:hAnsiTheme="minorEastAsia" w:hint="eastAsia"/>
          <w:szCs w:val="21"/>
        </w:rPr>
        <w:t>间</w:t>
      </w:r>
      <w:r w:rsidR="00A63F56" w:rsidRPr="00A63F56">
        <w:rPr>
          <w:rFonts w:asciiTheme="minorEastAsia" w:hAnsiTheme="minorEastAsia" w:hint="eastAsia"/>
          <w:szCs w:val="21"/>
        </w:rPr>
        <w:t>朝上</w:t>
      </w:r>
      <w:r w:rsidR="0080278A">
        <w:rPr>
          <w:rFonts w:asciiTheme="minorEastAsia" w:hAnsiTheme="minorEastAsia" w:hint="eastAsia"/>
          <w:szCs w:val="21"/>
        </w:rPr>
        <w:t>走</w:t>
      </w:r>
      <w:r w:rsidR="008F3F43"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阶层</w:t>
      </w:r>
      <w:r w:rsidR="008F3F43">
        <w:rPr>
          <w:rFonts w:asciiTheme="minorEastAsia" w:hAnsiTheme="minorEastAsia" w:hint="eastAsia"/>
          <w:szCs w:val="21"/>
        </w:rPr>
        <w:t>，</w:t>
      </w:r>
      <w:r w:rsidR="0080278A">
        <w:rPr>
          <w:rFonts w:asciiTheme="minorEastAsia" w:hAnsiTheme="minorEastAsia" w:hint="eastAsia"/>
          <w:szCs w:val="21"/>
        </w:rPr>
        <w:t>在这样</w:t>
      </w:r>
      <w:ins w:id="16" w:author="Yisu Zhou" w:date="2016-09-20T10:52:00Z">
        <w:r>
          <w:rPr>
            <w:rFonts w:asciiTheme="minorEastAsia" w:hAnsiTheme="minorEastAsia" w:hint="eastAsia"/>
            <w:szCs w:val="21"/>
          </w:rPr>
          <w:t>快速变动</w:t>
        </w:r>
      </w:ins>
      <w:r w:rsidR="0080278A">
        <w:rPr>
          <w:rFonts w:asciiTheme="minorEastAsia" w:hAnsiTheme="minorEastAsia" w:hint="eastAsia"/>
          <w:szCs w:val="21"/>
        </w:rPr>
        <w:t>的环境下，</w:t>
      </w:r>
      <w:del w:id="17" w:author="Yisu Zhou" w:date="2016-09-20T10:52:00Z">
        <w:r w:rsidR="00DD3BA8" w:rsidDel="00E45647">
          <w:rPr>
            <w:rFonts w:asciiTheme="minorEastAsia" w:hAnsiTheme="minorEastAsia" w:hint="eastAsia"/>
            <w:szCs w:val="21"/>
          </w:rPr>
          <w:delText>就有</w:delText>
        </w:r>
        <w:r w:rsidR="0080278A" w:rsidDel="00E45647">
          <w:rPr>
            <w:rFonts w:asciiTheme="minorEastAsia" w:hAnsiTheme="minorEastAsia" w:hint="eastAsia"/>
            <w:szCs w:val="21"/>
          </w:rPr>
          <w:delText>不小心</w:delText>
        </w:r>
        <w:r w:rsidR="0080278A" w:rsidRPr="00A63F56" w:rsidDel="00E45647">
          <w:rPr>
            <w:rFonts w:asciiTheme="minorEastAsia" w:hAnsiTheme="minorEastAsia" w:hint="eastAsia"/>
            <w:szCs w:val="21"/>
          </w:rPr>
          <w:delText>掉下去</w:delText>
        </w:r>
        <w:r w:rsidR="0080278A" w:rsidDel="00E45647">
          <w:rPr>
            <w:rFonts w:asciiTheme="minorEastAsia" w:hAnsiTheme="minorEastAsia" w:hint="eastAsia"/>
            <w:szCs w:val="21"/>
          </w:rPr>
          <w:delText>的危机</w:delText>
        </w:r>
      </w:del>
      <w:ins w:id="18" w:author="Yisu Zhou" w:date="2016-09-20T10:52:00Z">
        <w:r>
          <w:rPr>
            <w:rFonts w:asciiTheme="minorEastAsia" w:hAnsiTheme="minorEastAsia" w:hint="eastAsia"/>
            <w:szCs w:val="21"/>
          </w:rPr>
          <w:t>那种说不清何时</w:t>
        </w:r>
      </w:ins>
      <w:ins w:id="19" w:author="Yisu Zhou" w:date="2016-09-20T10:53:00Z">
        <w:r>
          <w:rPr>
            <w:rFonts w:asciiTheme="minorEastAsia" w:hAnsiTheme="minorEastAsia" w:hint="eastAsia"/>
            <w:szCs w:val="21"/>
          </w:rPr>
          <w:t>就会来到的往</w:t>
        </w:r>
      </w:ins>
      <w:ins w:id="20" w:author="Yisu Zhou" w:date="2016-09-20T10:52:00Z">
        <w:r>
          <w:rPr>
            <w:rFonts w:asciiTheme="minorEastAsia" w:hAnsiTheme="minorEastAsia" w:hint="eastAsia"/>
            <w:szCs w:val="21"/>
          </w:rPr>
          <w:t>社会下层流动的可能，</w:t>
        </w:r>
      </w:ins>
      <w:ins w:id="21" w:author="Yisu Zhou" w:date="2016-09-20T10:53:00Z">
        <w:r>
          <w:rPr>
            <w:rFonts w:asciiTheme="minorEastAsia" w:hAnsiTheme="minorEastAsia" w:hint="eastAsia"/>
            <w:szCs w:val="21"/>
          </w:rPr>
          <w:t>是焦虑的来源之一</w:t>
        </w:r>
      </w:ins>
      <w:r w:rsidR="00A63F56" w:rsidRPr="00A63F56">
        <w:rPr>
          <w:rFonts w:asciiTheme="minorEastAsia" w:hAnsiTheme="minorEastAsia" w:hint="eastAsia"/>
          <w:szCs w:val="21"/>
        </w:rPr>
        <w:t>。</w:t>
      </w:r>
    </w:p>
    <w:p w14:paraId="13B3294E" w14:textId="77777777" w:rsidR="00A63F56" w:rsidRPr="00A63F56" w:rsidRDefault="00A63F56" w:rsidP="00DD3BA8">
      <w:pPr>
        <w:ind w:firstLineChars="200" w:firstLine="420"/>
        <w:rPr>
          <w:rFonts w:asciiTheme="minorEastAsia" w:hAnsiTheme="minorEastAsia"/>
          <w:szCs w:val="21"/>
        </w:rPr>
      </w:pPr>
      <w:del w:id="22" w:author="Yisu Zhou" w:date="2016-09-20T10:53:00Z">
        <w:r w:rsidRPr="00A63F56" w:rsidDel="00E45647">
          <w:rPr>
            <w:rFonts w:asciiTheme="minorEastAsia" w:hAnsiTheme="minorEastAsia" w:hint="eastAsia"/>
            <w:szCs w:val="21"/>
          </w:rPr>
          <w:delText>但是</w:delText>
        </w:r>
      </w:del>
      <w:ins w:id="23" w:author="Yisu Zhou" w:date="2016-09-20T10:53:00Z">
        <w:r w:rsidR="00E45647">
          <w:rPr>
            <w:rFonts w:asciiTheme="minorEastAsia" w:hAnsiTheme="minorEastAsia" w:hint="eastAsia"/>
            <w:szCs w:val="21"/>
          </w:rPr>
          <w:t>从比较的视野来看，</w:t>
        </w:r>
      </w:ins>
      <w:r w:rsidRPr="00A63F56">
        <w:rPr>
          <w:rFonts w:asciiTheme="minorEastAsia" w:hAnsiTheme="minorEastAsia" w:hint="eastAsia"/>
          <w:szCs w:val="21"/>
        </w:rPr>
        <w:t>这种焦虑不是我们这个时代独有的</w:t>
      </w:r>
      <w:r w:rsidR="0080278A">
        <w:rPr>
          <w:rFonts w:asciiTheme="minorEastAsia" w:hAnsiTheme="minorEastAsia" w:hint="eastAsia"/>
          <w:szCs w:val="21"/>
        </w:rPr>
        <w:t>。</w:t>
      </w:r>
      <w:del w:id="24" w:author="Yisu Zhou" w:date="2016-09-20T10:54:00Z">
        <w:r w:rsidR="0080278A" w:rsidDel="00E45647">
          <w:rPr>
            <w:rFonts w:asciiTheme="minorEastAsia" w:hAnsiTheme="minorEastAsia" w:hint="eastAsia"/>
            <w:szCs w:val="21"/>
          </w:rPr>
          <w:delText>任何</w:delText>
        </w:r>
      </w:del>
      <w:r w:rsidRPr="00A63F56">
        <w:rPr>
          <w:rFonts w:asciiTheme="minorEastAsia" w:hAnsiTheme="minorEastAsia" w:hint="eastAsia"/>
          <w:szCs w:val="21"/>
        </w:rPr>
        <w:t>发达社会</w:t>
      </w:r>
      <w:r w:rsidR="0080278A">
        <w:rPr>
          <w:rFonts w:asciiTheme="minorEastAsia" w:hAnsiTheme="minorEastAsia" w:hint="eastAsia"/>
          <w:szCs w:val="21"/>
        </w:rPr>
        <w:t>，比如</w:t>
      </w:r>
      <w:r w:rsidRPr="00A63F56">
        <w:rPr>
          <w:rFonts w:asciiTheme="minorEastAsia" w:hAnsiTheme="minorEastAsia" w:hint="eastAsia"/>
          <w:szCs w:val="21"/>
        </w:rPr>
        <w:t>美国在镀金时代</w:t>
      </w:r>
      <w:r w:rsidR="0080278A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日本在泡沫经济破灭以前</w:t>
      </w:r>
      <w:r w:rsidR="0080278A">
        <w:rPr>
          <w:rFonts w:asciiTheme="minorEastAsia" w:hAnsiTheme="minorEastAsia" w:hint="eastAsia"/>
          <w:szCs w:val="21"/>
        </w:rPr>
        <w:t>、</w:t>
      </w:r>
      <w:r w:rsidRPr="00A63F56">
        <w:rPr>
          <w:rFonts w:asciiTheme="minorEastAsia" w:hAnsiTheme="minorEastAsia" w:hint="eastAsia"/>
          <w:szCs w:val="21"/>
        </w:rPr>
        <w:t>整个六</w:t>
      </w:r>
      <w:r w:rsidR="0080278A">
        <w:rPr>
          <w:rFonts w:asciiTheme="minorEastAsia" w:hAnsiTheme="minorEastAsia" w:hint="eastAsia"/>
          <w:szCs w:val="21"/>
        </w:rPr>
        <w:t>七十年代，</w:t>
      </w:r>
      <w:r w:rsidRPr="00A63F56">
        <w:rPr>
          <w:rFonts w:asciiTheme="minorEastAsia" w:hAnsiTheme="minorEastAsia" w:hint="eastAsia"/>
          <w:szCs w:val="21"/>
        </w:rPr>
        <w:t>韩国在八十年代</w:t>
      </w:r>
      <w:r w:rsidR="0080278A">
        <w:rPr>
          <w:rFonts w:asciiTheme="minorEastAsia" w:hAnsiTheme="minorEastAsia" w:hint="eastAsia"/>
          <w:szCs w:val="21"/>
        </w:rPr>
        <w:t>的</w:t>
      </w:r>
      <w:r w:rsidRPr="00A63F56">
        <w:rPr>
          <w:rFonts w:asciiTheme="minorEastAsia" w:hAnsiTheme="minorEastAsia" w:hint="eastAsia"/>
          <w:szCs w:val="21"/>
        </w:rPr>
        <w:t>时候</w:t>
      </w:r>
      <w:r w:rsidR="0080278A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都经历过这个阶段。在社会</w:t>
      </w:r>
      <w:ins w:id="25" w:author="Yisu Zhou" w:date="2016-09-20T10:54:00Z">
        <w:r w:rsidR="00E45647">
          <w:rPr>
            <w:rFonts w:asciiTheme="minorEastAsia" w:hAnsiTheme="minorEastAsia" w:hint="eastAsia"/>
            <w:szCs w:val="21"/>
          </w:rPr>
          <w:t>经历巨</w:t>
        </w:r>
      </w:ins>
      <w:r w:rsidRPr="00A63F56">
        <w:rPr>
          <w:rFonts w:asciiTheme="minorEastAsia" w:hAnsiTheme="minorEastAsia" w:hint="eastAsia"/>
          <w:szCs w:val="21"/>
        </w:rPr>
        <w:t>大</w:t>
      </w:r>
      <w:del w:id="26" w:author="Yisu Zhou" w:date="2016-09-20T10:54:00Z">
        <w:r w:rsidRPr="00A63F56" w:rsidDel="00E45647">
          <w:rPr>
            <w:rFonts w:asciiTheme="minorEastAsia" w:hAnsiTheme="minorEastAsia" w:hint="eastAsia"/>
            <w:szCs w:val="21"/>
          </w:rPr>
          <w:delText>的</w:delText>
        </w:r>
      </w:del>
      <w:r w:rsidRPr="00A63F56">
        <w:rPr>
          <w:rFonts w:asciiTheme="minorEastAsia" w:hAnsiTheme="minorEastAsia" w:hint="eastAsia"/>
          <w:szCs w:val="21"/>
        </w:rPr>
        <w:t>变化的时候</w:t>
      </w:r>
      <w:r w:rsidR="0080278A">
        <w:rPr>
          <w:rFonts w:asciiTheme="minorEastAsia" w:hAnsiTheme="minorEastAsia" w:hint="eastAsia"/>
          <w:szCs w:val="21"/>
        </w:rPr>
        <w:t>，</w:t>
      </w:r>
      <w:ins w:id="27" w:author="Yisu Zhou" w:date="2016-09-20T10:54:00Z">
        <w:r w:rsidR="00E45647">
          <w:rPr>
            <w:rFonts w:asciiTheme="minorEastAsia" w:hAnsiTheme="minorEastAsia" w:hint="eastAsia"/>
            <w:szCs w:val="21"/>
          </w:rPr>
          <w:t>所产生</w:t>
        </w:r>
      </w:ins>
      <w:del w:id="28" w:author="Yisu Zhou" w:date="2016-09-20T10:54:00Z">
        <w:r w:rsidR="0080278A" w:rsidRPr="00A63F56" w:rsidDel="00E45647">
          <w:rPr>
            <w:rFonts w:asciiTheme="minorEastAsia" w:hAnsiTheme="minorEastAsia" w:hint="eastAsia"/>
            <w:szCs w:val="21"/>
          </w:rPr>
          <w:delText>以家庭为单位</w:delText>
        </w:r>
        <w:r w:rsidR="0080278A" w:rsidDel="00E45647">
          <w:rPr>
            <w:rFonts w:asciiTheme="minorEastAsia" w:hAnsiTheme="minorEastAsia" w:hint="eastAsia"/>
            <w:szCs w:val="21"/>
          </w:rPr>
          <w:delText>的</w:delText>
        </w:r>
        <w:r w:rsidRPr="00A63F56" w:rsidDel="00E45647">
          <w:rPr>
            <w:rFonts w:asciiTheme="minorEastAsia" w:hAnsiTheme="minorEastAsia" w:hint="eastAsia"/>
            <w:szCs w:val="21"/>
          </w:rPr>
          <w:delText>个体</w:delText>
        </w:r>
        <w:r w:rsidR="0080278A" w:rsidDel="00E45647">
          <w:rPr>
            <w:rFonts w:asciiTheme="minorEastAsia" w:hAnsiTheme="minorEastAsia" w:hint="eastAsia"/>
            <w:szCs w:val="21"/>
          </w:rPr>
          <w:delText>，</w:delText>
        </w:r>
      </w:del>
      <w:r w:rsidRPr="00A63F56">
        <w:rPr>
          <w:rFonts w:asciiTheme="minorEastAsia" w:hAnsiTheme="minorEastAsia" w:hint="eastAsia"/>
          <w:szCs w:val="21"/>
        </w:rPr>
        <w:t>对于未来</w:t>
      </w:r>
      <w:del w:id="29" w:author="Yisu Zhou" w:date="2016-09-20T10:55:00Z">
        <w:r w:rsidRPr="00A63F56" w:rsidDel="00E45647">
          <w:rPr>
            <w:rFonts w:asciiTheme="minorEastAsia" w:hAnsiTheme="minorEastAsia" w:hint="eastAsia"/>
            <w:szCs w:val="21"/>
          </w:rPr>
          <w:delText>有非常</w:delText>
        </w:r>
      </w:del>
      <w:r w:rsidRPr="00A63F56">
        <w:rPr>
          <w:rFonts w:asciiTheme="minorEastAsia" w:hAnsiTheme="minorEastAsia" w:hint="eastAsia"/>
          <w:szCs w:val="21"/>
        </w:rPr>
        <w:t>大的不确定性</w:t>
      </w:r>
      <w:ins w:id="30" w:author="Yisu Zhou" w:date="2016-09-20T10:55:00Z">
        <w:r w:rsidR="00E45647">
          <w:rPr>
            <w:rFonts w:asciiTheme="minorEastAsia" w:hAnsiTheme="minorEastAsia" w:hint="eastAsia"/>
            <w:szCs w:val="21"/>
          </w:rPr>
          <w:t>。个体</w:t>
        </w:r>
      </w:ins>
      <w:del w:id="31" w:author="Yisu Zhou" w:date="2016-09-20T10:55:00Z">
        <w:r w:rsidRPr="00A63F56" w:rsidDel="00E45647">
          <w:rPr>
            <w:rFonts w:asciiTheme="minorEastAsia" w:hAnsiTheme="minorEastAsia" w:hint="eastAsia"/>
            <w:szCs w:val="21"/>
          </w:rPr>
          <w:delText>，他</w:delText>
        </w:r>
      </w:del>
      <w:r w:rsidRPr="00A63F56">
        <w:rPr>
          <w:rFonts w:asciiTheme="minorEastAsia" w:hAnsiTheme="minorEastAsia" w:hint="eastAsia"/>
          <w:szCs w:val="21"/>
        </w:rPr>
        <w:t>只能寄希望于</w:t>
      </w:r>
      <w:ins w:id="32" w:author="Yisu Zhou" w:date="2016-09-20T10:55:00Z">
        <w:r w:rsidR="00E45647">
          <w:rPr>
            <w:rFonts w:asciiTheme="minorEastAsia" w:hAnsiTheme="minorEastAsia" w:hint="eastAsia"/>
            <w:szCs w:val="21"/>
          </w:rPr>
          <w:t>实实在在</w:t>
        </w:r>
      </w:ins>
      <w:r w:rsidRPr="00A63F56">
        <w:rPr>
          <w:rFonts w:asciiTheme="minorEastAsia" w:hAnsiTheme="minorEastAsia" w:hint="eastAsia"/>
          <w:szCs w:val="21"/>
        </w:rPr>
        <w:t>能够抓得住的东西</w:t>
      </w:r>
      <w:r w:rsidR="00DD3BA8">
        <w:rPr>
          <w:rFonts w:asciiTheme="minorEastAsia" w:hAnsiTheme="minorEastAsia" w:hint="eastAsia"/>
          <w:szCs w:val="21"/>
        </w:rPr>
        <w:t>：从精神层面</w:t>
      </w:r>
      <w:r w:rsidRPr="00A63F56">
        <w:rPr>
          <w:rFonts w:asciiTheme="minorEastAsia" w:hAnsiTheme="minorEastAsia" w:hint="eastAsia"/>
          <w:szCs w:val="21"/>
        </w:rPr>
        <w:t>来说</w:t>
      </w:r>
      <w:r w:rsidR="0080278A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是宗教</w:t>
      </w:r>
      <w:ins w:id="33" w:author="Yisu Zhou" w:date="2016-09-20T10:55:00Z">
        <w:r w:rsidR="00E45647">
          <w:rPr>
            <w:rFonts w:asciiTheme="minorEastAsia" w:hAnsiTheme="minorEastAsia" w:hint="eastAsia"/>
            <w:szCs w:val="21"/>
          </w:rPr>
          <w:t>的复兴</w:t>
        </w:r>
      </w:ins>
      <w:r w:rsidR="0080278A">
        <w:rPr>
          <w:rFonts w:asciiTheme="minorEastAsia" w:hAnsiTheme="minorEastAsia" w:hint="eastAsia"/>
          <w:szCs w:val="21"/>
        </w:rPr>
        <w:t>；</w:t>
      </w:r>
      <w:r w:rsidR="00DD3BA8">
        <w:rPr>
          <w:rFonts w:asciiTheme="minorEastAsia" w:hAnsiTheme="minorEastAsia" w:hint="eastAsia"/>
          <w:szCs w:val="21"/>
        </w:rPr>
        <w:t>从实现社会流动的层面</w:t>
      </w:r>
      <w:r w:rsidRPr="00A63F56">
        <w:rPr>
          <w:rFonts w:asciiTheme="minorEastAsia" w:hAnsiTheme="minorEastAsia" w:hint="eastAsia"/>
          <w:szCs w:val="21"/>
        </w:rPr>
        <w:t>来说</w:t>
      </w:r>
      <w:r w:rsidR="0080278A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那就是教育。因为其他东西他都无法控制</w:t>
      </w:r>
      <w:r w:rsidR="0080278A">
        <w:rPr>
          <w:rFonts w:asciiTheme="minorEastAsia" w:hAnsiTheme="minorEastAsia" w:hint="eastAsia"/>
          <w:szCs w:val="21"/>
        </w:rPr>
        <w:t>，只有</w:t>
      </w:r>
      <w:r w:rsidRPr="00A63F56">
        <w:rPr>
          <w:rFonts w:asciiTheme="minorEastAsia" w:hAnsiTheme="minorEastAsia" w:hint="eastAsia"/>
          <w:szCs w:val="21"/>
        </w:rPr>
        <w:t>这两样东西是可以控制的。</w:t>
      </w:r>
    </w:p>
    <w:p w14:paraId="5B444BE2" w14:textId="77777777" w:rsidR="007B395F" w:rsidRDefault="007B395F" w:rsidP="00DD3BA8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第二</w:t>
      </w:r>
      <w:r w:rsidR="0080278A"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>文</w:t>
      </w:r>
      <w:r w:rsidRPr="00A63F56">
        <w:rPr>
          <w:rFonts w:asciiTheme="minorEastAsia" w:hAnsiTheme="minorEastAsia" w:hint="eastAsia"/>
          <w:szCs w:val="21"/>
        </w:rPr>
        <w:t>化方面</w:t>
      </w:r>
      <w:r>
        <w:rPr>
          <w:rFonts w:asciiTheme="minorEastAsia" w:hAnsiTheme="minorEastAsia" w:hint="eastAsia"/>
          <w:szCs w:val="21"/>
        </w:rPr>
        <w:t>。</w:t>
      </w:r>
      <w:r w:rsidR="0080278A" w:rsidRPr="00A63F56">
        <w:rPr>
          <w:rFonts w:asciiTheme="minorEastAsia" w:hAnsiTheme="minorEastAsia" w:hint="eastAsia"/>
          <w:szCs w:val="21"/>
        </w:rPr>
        <w:t>中国</w:t>
      </w:r>
      <w:r w:rsidR="00A63F56" w:rsidRPr="00A63F56">
        <w:rPr>
          <w:rFonts w:asciiTheme="minorEastAsia" w:hAnsiTheme="minorEastAsia" w:hint="eastAsia"/>
          <w:szCs w:val="21"/>
        </w:rPr>
        <w:t>儒家文化</w:t>
      </w:r>
      <w:r w:rsidR="0080278A">
        <w:rPr>
          <w:rFonts w:asciiTheme="minorEastAsia" w:hAnsiTheme="minorEastAsia" w:hint="eastAsia"/>
          <w:szCs w:val="21"/>
        </w:rPr>
        <w:t>中，</w:t>
      </w:r>
      <w:r w:rsidR="00A63F56" w:rsidRPr="00A63F56">
        <w:rPr>
          <w:rFonts w:asciiTheme="minorEastAsia" w:hAnsiTheme="minorEastAsia" w:hint="eastAsia"/>
          <w:szCs w:val="21"/>
        </w:rPr>
        <w:t>或者</w:t>
      </w:r>
      <w:r w:rsidR="0080278A">
        <w:rPr>
          <w:rFonts w:asciiTheme="minorEastAsia" w:hAnsiTheme="minorEastAsia" w:hint="eastAsia"/>
          <w:szCs w:val="21"/>
        </w:rPr>
        <w:t>整个</w:t>
      </w:r>
      <w:r w:rsidR="00A63F56" w:rsidRPr="00A63F56">
        <w:rPr>
          <w:rFonts w:asciiTheme="minorEastAsia" w:hAnsiTheme="minorEastAsia" w:hint="eastAsia"/>
          <w:szCs w:val="21"/>
        </w:rPr>
        <w:t>东亚文化圈</w:t>
      </w:r>
      <w:r w:rsidR="0080278A">
        <w:rPr>
          <w:rFonts w:asciiTheme="minorEastAsia" w:hAnsiTheme="minorEastAsia" w:hint="eastAsia"/>
          <w:szCs w:val="21"/>
        </w:rPr>
        <w:t>，在</w:t>
      </w:r>
      <w:r w:rsidR="00A63F56" w:rsidRPr="00A63F56">
        <w:rPr>
          <w:rFonts w:asciiTheme="minorEastAsia" w:hAnsiTheme="minorEastAsia" w:hint="eastAsia"/>
          <w:szCs w:val="21"/>
        </w:rPr>
        <w:t>传统上</w:t>
      </w:r>
      <w:r w:rsidR="0080278A">
        <w:rPr>
          <w:rFonts w:asciiTheme="minorEastAsia" w:hAnsiTheme="minorEastAsia" w:hint="eastAsia"/>
          <w:szCs w:val="21"/>
        </w:rPr>
        <w:t>就对于教育</w:t>
      </w:r>
      <w:r w:rsidR="00A63F56" w:rsidRPr="00A63F56">
        <w:rPr>
          <w:rFonts w:asciiTheme="minorEastAsia" w:hAnsiTheme="minorEastAsia" w:hint="eastAsia"/>
          <w:szCs w:val="21"/>
        </w:rPr>
        <w:t>比较重视。</w:t>
      </w:r>
      <w:r w:rsidR="006C5BF4">
        <w:rPr>
          <w:rFonts w:asciiTheme="minorEastAsia" w:hAnsiTheme="minorEastAsia" w:hint="eastAsia"/>
          <w:szCs w:val="21"/>
        </w:rPr>
        <w:t>社会</w:t>
      </w:r>
      <w:r w:rsidR="00A63F56" w:rsidRPr="00A63F56">
        <w:rPr>
          <w:rFonts w:asciiTheme="minorEastAsia" w:hAnsiTheme="minorEastAsia" w:hint="eastAsia"/>
          <w:szCs w:val="21"/>
        </w:rPr>
        <w:t>不是</w:t>
      </w:r>
      <w:r>
        <w:rPr>
          <w:rFonts w:asciiTheme="minorEastAsia" w:hAnsiTheme="minorEastAsia" w:hint="eastAsia"/>
          <w:szCs w:val="21"/>
        </w:rPr>
        <w:t>以</w:t>
      </w:r>
      <w:r w:rsidR="00A63F56" w:rsidRPr="00A63F56">
        <w:rPr>
          <w:rFonts w:asciiTheme="minorEastAsia" w:hAnsiTheme="minorEastAsia" w:hint="eastAsia"/>
          <w:szCs w:val="21"/>
        </w:rPr>
        <w:t>个人为单位</w:t>
      </w:r>
      <w:r>
        <w:rPr>
          <w:rFonts w:asciiTheme="minorEastAsia" w:hAnsiTheme="minorEastAsia" w:hint="eastAsia"/>
          <w:szCs w:val="21"/>
        </w:rPr>
        <w:t>，而是以</w:t>
      </w:r>
      <w:r w:rsidR="00A63F56" w:rsidRPr="00A63F56">
        <w:rPr>
          <w:rFonts w:asciiTheme="minorEastAsia" w:hAnsiTheme="minorEastAsia" w:hint="eastAsia"/>
          <w:szCs w:val="21"/>
        </w:rPr>
        <w:t>一个家庭</w:t>
      </w:r>
      <w:r>
        <w:rPr>
          <w:rFonts w:asciiTheme="minorEastAsia" w:hAnsiTheme="minorEastAsia" w:hint="eastAsia"/>
          <w:szCs w:val="21"/>
        </w:rPr>
        <w:t>为</w:t>
      </w:r>
      <w:r w:rsidR="00A63F56" w:rsidRPr="00A63F56">
        <w:rPr>
          <w:rFonts w:asciiTheme="minorEastAsia" w:hAnsiTheme="minorEastAsia" w:hint="eastAsia"/>
          <w:szCs w:val="21"/>
        </w:rPr>
        <w:t>单位</w:t>
      </w:r>
      <w:r>
        <w:rPr>
          <w:rFonts w:asciiTheme="minorEastAsia" w:hAnsiTheme="minorEastAsia" w:hint="eastAsia"/>
          <w:szCs w:val="21"/>
        </w:rPr>
        <w:t>。</w:t>
      </w:r>
      <w:r w:rsidR="00A63F56" w:rsidRPr="00A63F56">
        <w:rPr>
          <w:rFonts w:asciiTheme="minorEastAsia" w:hAnsiTheme="minorEastAsia" w:hint="eastAsia"/>
          <w:szCs w:val="21"/>
        </w:rPr>
        <w:t>在这</w:t>
      </w:r>
      <w:r w:rsidR="006C5BF4">
        <w:rPr>
          <w:rFonts w:asciiTheme="minorEastAsia" w:hAnsiTheme="minorEastAsia" w:hint="eastAsia"/>
          <w:szCs w:val="21"/>
        </w:rPr>
        <w:t>种</w:t>
      </w:r>
      <w:r w:rsidR="00A63F56" w:rsidRPr="00A63F56">
        <w:rPr>
          <w:rFonts w:asciiTheme="minorEastAsia" w:hAnsiTheme="minorEastAsia" w:hint="eastAsia"/>
          <w:szCs w:val="21"/>
        </w:rPr>
        <w:t>情况下，</w:t>
      </w:r>
      <w:r>
        <w:rPr>
          <w:rFonts w:asciiTheme="minorEastAsia" w:hAnsiTheme="minorEastAsia" w:hint="eastAsia"/>
          <w:szCs w:val="21"/>
        </w:rPr>
        <w:t>代际</w:t>
      </w:r>
      <w:r w:rsidR="00A63F56" w:rsidRPr="00A63F56">
        <w:rPr>
          <w:rFonts w:asciiTheme="minorEastAsia" w:hAnsiTheme="minorEastAsia" w:hint="eastAsia"/>
          <w:szCs w:val="21"/>
        </w:rPr>
        <w:t>之间各种文化资源</w:t>
      </w:r>
      <w:r>
        <w:rPr>
          <w:rFonts w:asciiTheme="minorEastAsia" w:hAnsiTheme="minorEastAsia" w:hint="eastAsia"/>
          <w:szCs w:val="21"/>
        </w:rPr>
        <w:t>、</w:t>
      </w:r>
      <w:r w:rsidR="00A63F56" w:rsidRPr="00A63F56">
        <w:rPr>
          <w:rFonts w:asciiTheme="minorEastAsia" w:hAnsiTheme="minorEastAsia" w:hint="eastAsia"/>
          <w:szCs w:val="21"/>
        </w:rPr>
        <w:t>经济资源</w:t>
      </w:r>
      <w:r>
        <w:rPr>
          <w:rFonts w:asciiTheme="minorEastAsia" w:hAnsiTheme="minorEastAsia" w:hint="eastAsia"/>
          <w:szCs w:val="21"/>
        </w:rPr>
        <w:t>的</w:t>
      </w:r>
      <w:r w:rsidRPr="00A63F56">
        <w:rPr>
          <w:rFonts w:asciiTheme="minorEastAsia" w:hAnsiTheme="minorEastAsia" w:hint="eastAsia"/>
          <w:szCs w:val="21"/>
        </w:rPr>
        <w:t>传输</w:t>
      </w:r>
      <w:r>
        <w:rPr>
          <w:rFonts w:asciiTheme="minorEastAsia" w:hAnsiTheme="minorEastAsia" w:hint="eastAsia"/>
          <w:szCs w:val="21"/>
        </w:rPr>
        <w:t>，都是在家庭内部</w:t>
      </w:r>
      <w:r w:rsidR="00A63F56" w:rsidRPr="00A63F56">
        <w:rPr>
          <w:rFonts w:asciiTheme="minorEastAsia" w:hAnsiTheme="minorEastAsia" w:hint="eastAsia"/>
          <w:szCs w:val="21"/>
        </w:rPr>
        <w:t>完成</w:t>
      </w:r>
      <w:r>
        <w:rPr>
          <w:rFonts w:asciiTheme="minorEastAsia" w:hAnsiTheme="minorEastAsia" w:hint="eastAsia"/>
          <w:szCs w:val="21"/>
        </w:rPr>
        <w:t>，</w:t>
      </w:r>
      <w:ins w:id="34" w:author="Yisu Zhou" w:date="2016-09-20T10:56:00Z">
        <w:r w:rsidR="002C54B8">
          <w:rPr>
            <w:rFonts w:asciiTheme="minorEastAsia" w:hAnsiTheme="minorEastAsia" w:hint="eastAsia"/>
            <w:szCs w:val="21"/>
          </w:rPr>
          <w:t>并且在家庭</w:t>
        </w:r>
      </w:ins>
      <w:ins w:id="35" w:author="Yisu Zhou" w:date="2016-09-20T10:57:00Z">
        <w:r w:rsidR="002C54B8">
          <w:rPr>
            <w:rFonts w:asciiTheme="minorEastAsia" w:hAnsiTheme="minorEastAsia" w:hint="eastAsia"/>
            <w:szCs w:val="21"/>
          </w:rPr>
          <w:t>之间展开竞争。</w:t>
        </w:r>
      </w:ins>
      <w:r>
        <w:rPr>
          <w:rFonts w:asciiTheme="minorEastAsia" w:hAnsiTheme="minorEastAsia" w:hint="eastAsia"/>
          <w:szCs w:val="21"/>
        </w:rPr>
        <w:t>所以</w:t>
      </w:r>
      <w:r w:rsidR="00A63F56" w:rsidRPr="00A63F56">
        <w:rPr>
          <w:rFonts w:asciiTheme="minorEastAsia" w:hAnsiTheme="minorEastAsia" w:hint="eastAsia"/>
          <w:szCs w:val="21"/>
        </w:rPr>
        <w:t>父母辈有很强的动力来</w:t>
      </w:r>
      <w:r>
        <w:rPr>
          <w:rFonts w:asciiTheme="minorEastAsia" w:hAnsiTheme="minorEastAsia" w:hint="eastAsia"/>
          <w:szCs w:val="21"/>
        </w:rPr>
        <w:t>推动</w:t>
      </w:r>
      <w:r w:rsidR="00A63F56" w:rsidRPr="00A63F56">
        <w:rPr>
          <w:rFonts w:asciiTheme="minorEastAsia" w:hAnsiTheme="minorEastAsia" w:hint="eastAsia"/>
          <w:szCs w:val="21"/>
        </w:rPr>
        <w:t>自己的</w:t>
      </w:r>
      <w:r>
        <w:rPr>
          <w:rFonts w:asciiTheme="minorEastAsia" w:hAnsiTheme="minorEastAsia" w:hint="eastAsia"/>
          <w:szCs w:val="21"/>
        </w:rPr>
        <w:t>孩子</w:t>
      </w:r>
      <w:ins w:id="36" w:author="Yisu Zhou" w:date="2016-09-20T10:57:00Z">
        <w:r w:rsidR="002C54B8">
          <w:rPr>
            <w:rFonts w:asciiTheme="minorEastAsia" w:hAnsiTheme="minorEastAsia" w:hint="eastAsia"/>
            <w:szCs w:val="21"/>
          </w:rPr>
          <w:t>获得更多，更好的教育</w:t>
        </w:r>
      </w:ins>
      <w:r>
        <w:rPr>
          <w:rFonts w:asciiTheme="minorEastAsia" w:hAnsiTheme="minorEastAsia" w:hint="eastAsia"/>
          <w:szCs w:val="21"/>
        </w:rPr>
        <w:t>，</w:t>
      </w:r>
      <w:r w:rsidR="006C5BF4">
        <w:rPr>
          <w:rFonts w:asciiTheme="minorEastAsia" w:hAnsiTheme="minorEastAsia" w:hint="eastAsia"/>
          <w:szCs w:val="21"/>
        </w:rPr>
        <w:t>这</w:t>
      </w:r>
      <w:r w:rsidR="00A63F56" w:rsidRPr="00A63F56">
        <w:rPr>
          <w:rFonts w:asciiTheme="minorEastAsia" w:hAnsiTheme="minorEastAsia" w:hint="eastAsia"/>
          <w:szCs w:val="21"/>
        </w:rPr>
        <w:t>跟欧美社会</w:t>
      </w:r>
      <w:r w:rsidR="006C5BF4">
        <w:rPr>
          <w:rFonts w:asciiTheme="minorEastAsia" w:hAnsiTheme="minorEastAsia" w:hint="eastAsia"/>
          <w:szCs w:val="21"/>
        </w:rPr>
        <w:t>有</w:t>
      </w:r>
      <w:r w:rsidR="00A63F56" w:rsidRPr="00A63F56">
        <w:rPr>
          <w:rFonts w:asciiTheme="minorEastAsia" w:hAnsiTheme="minorEastAsia" w:hint="eastAsia"/>
          <w:szCs w:val="21"/>
        </w:rPr>
        <w:t>很大的区别</w:t>
      </w:r>
      <w:r>
        <w:rPr>
          <w:rFonts w:asciiTheme="minorEastAsia" w:hAnsiTheme="minorEastAsia" w:hint="eastAsia"/>
          <w:szCs w:val="21"/>
        </w:rPr>
        <w:t>。</w:t>
      </w:r>
    </w:p>
    <w:p w14:paraId="661FFFEE" w14:textId="77777777" w:rsidR="00A63F56" w:rsidRPr="00A63F56" w:rsidRDefault="00A63F56" w:rsidP="006C5BF4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第三个方面</w:t>
      </w:r>
      <w:r w:rsidR="007B395F">
        <w:rPr>
          <w:rFonts w:asciiTheme="minorEastAsia" w:hAnsiTheme="minorEastAsia" w:hint="eastAsia"/>
          <w:szCs w:val="21"/>
        </w:rPr>
        <w:t>，现在的</w:t>
      </w:r>
      <w:r w:rsidRPr="00A63F56">
        <w:rPr>
          <w:rFonts w:asciiTheme="minorEastAsia" w:hAnsiTheme="minorEastAsia" w:hint="eastAsia"/>
          <w:szCs w:val="21"/>
        </w:rPr>
        <w:t>社会结构</w:t>
      </w:r>
      <w:r w:rsidR="007B395F">
        <w:rPr>
          <w:rFonts w:asciiTheme="minorEastAsia" w:hAnsiTheme="minorEastAsia" w:hint="eastAsia"/>
          <w:szCs w:val="21"/>
        </w:rPr>
        <w:t>是</w:t>
      </w:r>
      <w:r w:rsidRPr="00A63F56">
        <w:rPr>
          <w:rFonts w:asciiTheme="minorEastAsia" w:hAnsiTheme="minorEastAsia" w:hint="eastAsia"/>
          <w:szCs w:val="21"/>
        </w:rPr>
        <w:t>独生子女或者少子化</w:t>
      </w:r>
      <w:r w:rsidR="006C5BF4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造成</w:t>
      </w:r>
      <w:r w:rsidR="007B395F">
        <w:rPr>
          <w:rFonts w:asciiTheme="minorEastAsia" w:hAnsiTheme="minorEastAsia" w:hint="eastAsia"/>
          <w:szCs w:val="21"/>
        </w:rPr>
        <w:t>了这一代父母</w:t>
      </w:r>
      <w:r w:rsidRPr="00A63F56">
        <w:rPr>
          <w:rFonts w:asciiTheme="minorEastAsia" w:hAnsiTheme="minorEastAsia" w:hint="eastAsia"/>
          <w:szCs w:val="21"/>
        </w:rPr>
        <w:t>能够集中几个</w:t>
      </w:r>
      <w:r w:rsidR="007B395F">
        <w:rPr>
          <w:rFonts w:asciiTheme="minorEastAsia" w:hAnsiTheme="minorEastAsia" w:hint="eastAsia"/>
          <w:szCs w:val="21"/>
        </w:rPr>
        <w:t>人的优势</w:t>
      </w:r>
      <w:r w:rsidRPr="00A63F56">
        <w:rPr>
          <w:rFonts w:asciiTheme="minorEastAsia" w:hAnsiTheme="minorEastAsia" w:hint="eastAsia"/>
          <w:szCs w:val="21"/>
        </w:rPr>
        <w:t>资源到下一代</w:t>
      </w:r>
      <w:r w:rsidR="007B395F">
        <w:rPr>
          <w:rFonts w:asciiTheme="minorEastAsia" w:hAnsiTheme="minorEastAsia" w:hint="eastAsia"/>
          <w:szCs w:val="21"/>
        </w:rPr>
        <w:t>一人</w:t>
      </w:r>
      <w:r w:rsidRPr="00A63F56">
        <w:rPr>
          <w:rFonts w:asciiTheme="minorEastAsia" w:hAnsiTheme="minorEastAsia" w:hint="eastAsia"/>
          <w:szCs w:val="21"/>
        </w:rPr>
        <w:t>身上。</w:t>
      </w:r>
    </w:p>
    <w:p w14:paraId="74AA3DB3" w14:textId="77777777" w:rsidR="00A63F56" w:rsidRPr="00A63F56" w:rsidRDefault="006C5BF4" w:rsidP="006C5BF4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但这些焦虑</w:t>
      </w:r>
      <w:ins w:id="37" w:author="Yisu Zhou" w:date="2016-09-20T10:57:00Z">
        <w:r w:rsidR="002C54B8">
          <w:rPr>
            <w:rFonts w:asciiTheme="minorEastAsia" w:hAnsiTheme="minorEastAsia" w:hint="eastAsia"/>
            <w:szCs w:val="21"/>
          </w:rPr>
          <w:t>并非所有社会阶层</w:t>
        </w:r>
      </w:ins>
      <w:ins w:id="38" w:author="Yisu Zhou" w:date="2016-09-20T10:58:00Z">
        <w:r w:rsidR="002C54B8">
          <w:rPr>
            <w:rFonts w:asciiTheme="minorEastAsia" w:hAnsiTheme="minorEastAsia" w:hint="eastAsia"/>
            <w:szCs w:val="21"/>
          </w:rPr>
          <w:t>共享</w:t>
        </w:r>
      </w:ins>
      <w:r>
        <w:rPr>
          <w:rFonts w:asciiTheme="minorEastAsia" w:hAnsiTheme="minorEastAsia" w:hint="eastAsia"/>
          <w:szCs w:val="21"/>
        </w:rPr>
        <w:t>，</w:t>
      </w:r>
      <w:ins w:id="39" w:author="Yisu Zhou" w:date="2016-09-20T10:58:00Z">
        <w:r w:rsidR="002C54B8">
          <w:rPr>
            <w:rFonts w:asciiTheme="minorEastAsia" w:hAnsiTheme="minorEastAsia" w:hint="eastAsia"/>
            <w:szCs w:val="21"/>
          </w:rPr>
          <w:t>而</w:t>
        </w:r>
      </w:ins>
      <w:r>
        <w:rPr>
          <w:rFonts w:asciiTheme="minorEastAsia" w:hAnsiTheme="minorEastAsia" w:hint="eastAsia"/>
          <w:szCs w:val="21"/>
        </w:rPr>
        <w:t>只</w:t>
      </w:r>
      <w:ins w:id="40" w:author="Yisu Zhou" w:date="2016-09-20T10:58:00Z">
        <w:r w:rsidR="002C54B8">
          <w:rPr>
            <w:rFonts w:asciiTheme="minorEastAsia" w:hAnsiTheme="minorEastAsia" w:hint="eastAsia"/>
            <w:szCs w:val="21"/>
          </w:rPr>
          <w:t>是</w:t>
        </w:r>
      </w:ins>
      <w:r w:rsidRPr="00A63F56">
        <w:rPr>
          <w:rFonts w:asciiTheme="minorEastAsia" w:hAnsiTheme="minorEastAsia" w:hint="eastAsia"/>
          <w:szCs w:val="21"/>
        </w:rPr>
        <w:t>发生在社会</w:t>
      </w:r>
      <w:r>
        <w:rPr>
          <w:rFonts w:asciiTheme="minorEastAsia" w:hAnsiTheme="minorEastAsia" w:hint="eastAsia"/>
          <w:szCs w:val="21"/>
        </w:rPr>
        <w:t>中层或者</w:t>
      </w:r>
      <w:r w:rsidRPr="00A63F56">
        <w:rPr>
          <w:rFonts w:asciiTheme="minorEastAsia" w:hAnsiTheme="minorEastAsia" w:hint="eastAsia"/>
          <w:szCs w:val="21"/>
        </w:rPr>
        <w:t>中上层</w:t>
      </w:r>
      <w:r>
        <w:rPr>
          <w:rFonts w:asciiTheme="minorEastAsia" w:hAnsiTheme="minorEastAsia" w:hint="eastAsia"/>
          <w:szCs w:val="21"/>
        </w:rPr>
        <w:t>。它</w:t>
      </w:r>
      <w:r w:rsidR="00760C76">
        <w:rPr>
          <w:rFonts w:asciiTheme="minorEastAsia" w:hAnsiTheme="minorEastAsia" w:hint="eastAsia"/>
          <w:szCs w:val="21"/>
        </w:rPr>
        <w:t>只占到中国家庭里的一小部分而已</w:t>
      </w:r>
      <w:r w:rsidR="00A63F56" w:rsidRPr="00A63F56">
        <w:rPr>
          <w:rFonts w:asciiTheme="minorEastAsia" w:hAnsiTheme="minorEastAsia" w:hint="eastAsia"/>
          <w:szCs w:val="21"/>
        </w:rPr>
        <w:t>。</w:t>
      </w:r>
      <w:r w:rsidR="00760C76">
        <w:rPr>
          <w:rFonts w:asciiTheme="minorEastAsia" w:hAnsiTheme="minorEastAsia" w:hint="eastAsia"/>
          <w:szCs w:val="21"/>
        </w:rPr>
        <w:t>中国</w:t>
      </w:r>
      <w:r w:rsidR="00A63F56" w:rsidRPr="00A63F56">
        <w:rPr>
          <w:rFonts w:asciiTheme="minorEastAsia" w:hAnsiTheme="minorEastAsia" w:hint="eastAsia"/>
          <w:szCs w:val="21"/>
        </w:rPr>
        <w:t>有一个更广大的底层</w:t>
      </w:r>
      <w:r w:rsidR="007B395F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他们的声音没办法在媒介</w:t>
      </w:r>
      <w:r>
        <w:rPr>
          <w:rFonts w:asciiTheme="minorEastAsia" w:hAnsiTheme="minorEastAsia" w:hint="eastAsia"/>
          <w:szCs w:val="21"/>
        </w:rPr>
        <w:t>中</w:t>
      </w:r>
      <w:r w:rsidR="00A63F56" w:rsidRPr="00A63F56">
        <w:rPr>
          <w:rFonts w:asciiTheme="minorEastAsia" w:hAnsiTheme="minorEastAsia" w:hint="eastAsia"/>
          <w:szCs w:val="21"/>
        </w:rPr>
        <w:t>得到反映</w:t>
      </w:r>
      <w:r>
        <w:rPr>
          <w:rFonts w:asciiTheme="minorEastAsia" w:hAnsiTheme="minorEastAsia" w:hint="eastAsia"/>
          <w:szCs w:val="21"/>
        </w:rPr>
        <w:t>，</w:t>
      </w:r>
      <w:ins w:id="41" w:author="Yisu Zhou" w:date="2016-09-20T10:58:00Z">
        <w:r w:rsidR="002C54B8">
          <w:rPr>
            <w:rFonts w:asciiTheme="minorEastAsia" w:hAnsiTheme="minorEastAsia" w:hint="eastAsia"/>
            <w:szCs w:val="21"/>
          </w:rPr>
          <w:t>但我认为他们现实处境可能更值得关注。</w:t>
        </w:r>
      </w:ins>
      <w:r>
        <w:rPr>
          <w:rFonts w:asciiTheme="minorEastAsia" w:hAnsiTheme="minorEastAsia" w:hint="eastAsia"/>
          <w:szCs w:val="21"/>
        </w:rPr>
        <w:t>而中产家庭的</w:t>
      </w:r>
      <w:r w:rsidR="00A63F56" w:rsidRPr="00A63F56">
        <w:rPr>
          <w:rFonts w:asciiTheme="minorEastAsia" w:hAnsiTheme="minorEastAsia" w:hint="eastAsia"/>
          <w:szCs w:val="21"/>
        </w:rPr>
        <w:t>这个现象，</w:t>
      </w:r>
      <w:r w:rsidR="00760C76">
        <w:rPr>
          <w:rFonts w:asciiTheme="minorEastAsia" w:hAnsiTheme="minorEastAsia" w:hint="eastAsia"/>
          <w:szCs w:val="21"/>
        </w:rPr>
        <w:t>虽然</w:t>
      </w:r>
      <w:r>
        <w:rPr>
          <w:rFonts w:asciiTheme="minorEastAsia" w:hAnsiTheme="minorEastAsia" w:hint="eastAsia"/>
          <w:szCs w:val="21"/>
        </w:rPr>
        <w:t>是事实，却在</w:t>
      </w:r>
      <w:r w:rsidR="00760C76">
        <w:rPr>
          <w:rFonts w:asciiTheme="minorEastAsia" w:hAnsiTheme="minorEastAsia" w:hint="eastAsia"/>
          <w:szCs w:val="21"/>
        </w:rPr>
        <w:t>很大程度上</w:t>
      </w:r>
      <w:r w:rsidR="00A63F56" w:rsidRPr="00A63F56">
        <w:rPr>
          <w:rFonts w:asciiTheme="minorEastAsia" w:hAnsiTheme="minorEastAsia" w:hint="eastAsia"/>
          <w:szCs w:val="21"/>
        </w:rPr>
        <w:t>被媒体</w:t>
      </w:r>
      <w:r w:rsidR="00760C76">
        <w:rPr>
          <w:rFonts w:asciiTheme="minorEastAsia" w:hAnsiTheme="minorEastAsia" w:hint="eastAsia"/>
          <w:szCs w:val="21"/>
        </w:rPr>
        <w:t>和</w:t>
      </w:r>
      <w:r w:rsidR="00760C76" w:rsidRPr="00A63F56">
        <w:rPr>
          <w:rFonts w:asciiTheme="minorEastAsia" w:hAnsiTheme="minorEastAsia" w:hint="eastAsia"/>
          <w:szCs w:val="21"/>
        </w:rPr>
        <w:t>社交网络</w:t>
      </w:r>
      <w:r w:rsidR="00760C76">
        <w:rPr>
          <w:rFonts w:asciiTheme="minorEastAsia" w:hAnsiTheme="minorEastAsia" w:hint="eastAsia"/>
          <w:szCs w:val="21"/>
        </w:rPr>
        <w:t>放大了，</w:t>
      </w:r>
      <w:r w:rsidR="00A63F56" w:rsidRPr="00A63F56">
        <w:rPr>
          <w:rFonts w:asciiTheme="minorEastAsia" w:hAnsiTheme="minorEastAsia" w:hint="eastAsia"/>
          <w:szCs w:val="21"/>
        </w:rPr>
        <w:t>变成</w:t>
      </w:r>
      <w:r w:rsidR="00760C76">
        <w:rPr>
          <w:rFonts w:asciiTheme="minorEastAsia" w:hAnsiTheme="minorEastAsia" w:hint="eastAsia"/>
          <w:szCs w:val="21"/>
        </w:rPr>
        <w:t>了</w:t>
      </w:r>
      <w:r w:rsidR="00A63F56" w:rsidRPr="00A63F56">
        <w:rPr>
          <w:rFonts w:asciiTheme="minorEastAsia" w:hAnsiTheme="minorEastAsia" w:hint="eastAsia"/>
          <w:szCs w:val="21"/>
        </w:rPr>
        <w:t>好像是一个普遍性的</w:t>
      </w:r>
      <w:r w:rsidR="00760C76">
        <w:rPr>
          <w:rFonts w:asciiTheme="minorEastAsia" w:hAnsiTheme="minorEastAsia" w:hint="eastAsia"/>
          <w:szCs w:val="21"/>
        </w:rPr>
        <w:t>社会</w:t>
      </w:r>
      <w:r w:rsidR="00A63F56" w:rsidRPr="00A63F56">
        <w:rPr>
          <w:rFonts w:asciiTheme="minorEastAsia" w:hAnsiTheme="minorEastAsia" w:hint="eastAsia"/>
          <w:szCs w:val="21"/>
        </w:rPr>
        <w:t>问题。</w:t>
      </w:r>
    </w:p>
    <w:p w14:paraId="420DFFFA" w14:textId="092A2A5E" w:rsidR="00A63F56" w:rsidRPr="00A63F56" w:rsidRDefault="006C5BF4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ins w:id="42" w:author="Yisu Zhou" w:date="2016-09-20T11:00:00Z">
        <w:r w:rsidR="002C54B8">
          <w:rPr>
            <w:rFonts w:asciiTheme="minorEastAsia" w:hAnsiTheme="minorEastAsia" w:hint="eastAsia"/>
            <w:szCs w:val="21"/>
          </w:rPr>
          <w:t>中产</w:t>
        </w:r>
      </w:ins>
      <w:ins w:id="43" w:author="Yisu Zhou" w:date="2016-09-20T10:59:00Z">
        <w:r w:rsidR="002C54B8">
          <w:rPr>
            <w:rFonts w:asciiTheme="minorEastAsia" w:hAnsiTheme="minorEastAsia" w:hint="eastAsia"/>
            <w:szCs w:val="21"/>
          </w:rPr>
          <w:t>焦虑的产生除了结构性因素之外，还有经验性的来源。</w:t>
        </w:r>
      </w:ins>
      <w:del w:id="44" w:author="Yisu Zhou" w:date="2016-09-20T10:59:00Z">
        <w:r w:rsidR="00A63F56" w:rsidRPr="00A63F56" w:rsidDel="002C54B8">
          <w:rPr>
            <w:rFonts w:asciiTheme="minorEastAsia" w:hAnsiTheme="minorEastAsia" w:hint="eastAsia"/>
            <w:szCs w:val="21"/>
          </w:rPr>
          <w:delText>他们的焦虑</w:delText>
        </w:r>
        <w:r w:rsidDel="002C54B8">
          <w:rPr>
            <w:rFonts w:asciiTheme="minorEastAsia" w:hAnsiTheme="minorEastAsia" w:hint="eastAsia"/>
            <w:szCs w:val="21"/>
          </w:rPr>
          <w:delText>中，</w:delText>
        </w:r>
        <w:r w:rsidR="00A63F56" w:rsidRPr="00A63F56" w:rsidDel="002C54B8">
          <w:rPr>
            <w:rFonts w:asciiTheme="minorEastAsia" w:hAnsiTheme="minorEastAsia" w:hint="eastAsia"/>
            <w:szCs w:val="21"/>
          </w:rPr>
          <w:delText>还有</w:delText>
        </w:r>
      </w:del>
      <w:ins w:id="45" w:author="Yisu Zhou" w:date="2016-09-20T10:59:00Z">
        <w:r w:rsidR="002C54B8">
          <w:rPr>
            <w:rFonts w:asciiTheme="minorEastAsia" w:hAnsiTheme="minorEastAsia" w:hint="eastAsia"/>
            <w:szCs w:val="21"/>
          </w:rPr>
          <w:t>其中</w:t>
        </w:r>
      </w:ins>
      <w:r w:rsidR="00A63F56" w:rsidRPr="00A63F56">
        <w:rPr>
          <w:rFonts w:asciiTheme="minorEastAsia" w:hAnsiTheme="minorEastAsia" w:hint="eastAsia"/>
          <w:szCs w:val="21"/>
        </w:rPr>
        <w:t>一部分</w:t>
      </w:r>
      <w:r>
        <w:rPr>
          <w:rFonts w:asciiTheme="minorEastAsia" w:hAnsiTheme="minorEastAsia" w:hint="eastAsia"/>
          <w:szCs w:val="21"/>
        </w:rPr>
        <w:t>来自于</w:t>
      </w:r>
      <w:r w:rsidR="00A63F56" w:rsidRPr="00A63F56">
        <w:rPr>
          <w:rFonts w:asciiTheme="minorEastAsia" w:hAnsiTheme="minorEastAsia" w:hint="eastAsia"/>
          <w:szCs w:val="21"/>
        </w:rPr>
        <w:t>在现实中和教育体制发生了碰撞之后</w:t>
      </w:r>
      <w:r w:rsidR="00760C76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产生的各种不满</w:t>
      </w:r>
      <w:r w:rsidR="00760C76">
        <w:rPr>
          <w:rFonts w:asciiTheme="minorEastAsia" w:hAnsiTheme="minorEastAsia" w:hint="eastAsia"/>
          <w:szCs w:val="21"/>
        </w:rPr>
        <w:t>、</w:t>
      </w:r>
      <w:r w:rsidR="00A63F56" w:rsidRPr="00A63F56">
        <w:rPr>
          <w:rFonts w:asciiTheme="minorEastAsia" w:hAnsiTheme="minorEastAsia" w:hint="eastAsia"/>
          <w:szCs w:val="21"/>
        </w:rPr>
        <w:t>无力感</w:t>
      </w:r>
      <w:r w:rsidR="00760C76">
        <w:rPr>
          <w:rFonts w:asciiTheme="minorEastAsia" w:hAnsiTheme="minorEastAsia" w:hint="eastAsia"/>
          <w:szCs w:val="21"/>
        </w:rPr>
        <w:t>，</w:t>
      </w:r>
      <w:r w:rsidR="00822009">
        <w:rPr>
          <w:rFonts w:asciiTheme="minorEastAsia" w:hAnsiTheme="minorEastAsia" w:hint="eastAsia"/>
          <w:szCs w:val="21"/>
        </w:rPr>
        <w:t>有</w:t>
      </w:r>
      <w:r w:rsidR="00A63F56" w:rsidRPr="00A63F56">
        <w:rPr>
          <w:rFonts w:asciiTheme="minorEastAsia" w:hAnsiTheme="minorEastAsia" w:hint="eastAsia"/>
          <w:szCs w:val="21"/>
        </w:rPr>
        <w:t>时候</w:t>
      </w:r>
      <w:r w:rsidR="00822009">
        <w:rPr>
          <w:rFonts w:asciiTheme="minorEastAsia" w:hAnsiTheme="minorEastAsia" w:hint="eastAsia"/>
          <w:szCs w:val="21"/>
        </w:rPr>
        <w:t>甚至是</w:t>
      </w:r>
      <w:r w:rsidR="00760C76">
        <w:rPr>
          <w:rFonts w:asciiTheme="minorEastAsia" w:hAnsiTheme="minorEastAsia" w:hint="eastAsia"/>
          <w:szCs w:val="21"/>
        </w:rPr>
        <w:t>愤怒的</w:t>
      </w:r>
      <w:r w:rsidR="00A63F56" w:rsidRPr="00A63F56">
        <w:rPr>
          <w:rFonts w:asciiTheme="minorEastAsia" w:hAnsiTheme="minorEastAsia" w:hint="eastAsia"/>
          <w:szCs w:val="21"/>
        </w:rPr>
        <w:t>感觉</w:t>
      </w:r>
      <w:ins w:id="46" w:author="Yisu Zhou" w:date="2016-09-20T11:00:00Z">
        <w:r w:rsidR="002C54B8">
          <w:rPr>
            <w:rFonts w:asciiTheme="minorEastAsia" w:hAnsiTheme="minorEastAsia" w:hint="eastAsia"/>
            <w:szCs w:val="21"/>
          </w:rPr>
          <w:t>。</w:t>
        </w:r>
      </w:ins>
      <w:del w:id="47" w:author="Yisu Zhou" w:date="2016-09-20T11:00:00Z">
        <w:r w:rsidR="00760C76" w:rsidDel="002C54B8">
          <w:rPr>
            <w:rFonts w:asciiTheme="minorEastAsia" w:hAnsiTheme="minorEastAsia" w:hint="eastAsia"/>
            <w:szCs w:val="21"/>
          </w:rPr>
          <w:delText>，产生</w:delText>
        </w:r>
        <w:r w:rsidR="00822009" w:rsidDel="002C54B8">
          <w:rPr>
            <w:rFonts w:asciiTheme="minorEastAsia" w:hAnsiTheme="minorEastAsia" w:hint="eastAsia"/>
            <w:szCs w:val="21"/>
          </w:rPr>
          <w:delText>的</w:delText>
        </w:r>
        <w:r w:rsidR="00A63F56" w:rsidRPr="00A63F56" w:rsidDel="002C54B8">
          <w:rPr>
            <w:rFonts w:asciiTheme="minorEastAsia" w:hAnsiTheme="minorEastAsia" w:hint="eastAsia"/>
            <w:szCs w:val="21"/>
          </w:rPr>
          <w:delText>一种</w:delText>
        </w:r>
        <w:r w:rsidR="00760C76" w:rsidDel="002C54B8">
          <w:rPr>
            <w:rFonts w:asciiTheme="minorEastAsia" w:hAnsiTheme="minorEastAsia" w:hint="eastAsia"/>
            <w:szCs w:val="21"/>
          </w:rPr>
          <w:delText>集体</w:delText>
        </w:r>
        <w:r w:rsidR="00A63F56" w:rsidRPr="00A63F56" w:rsidDel="002C54B8">
          <w:rPr>
            <w:rFonts w:asciiTheme="minorEastAsia" w:hAnsiTheme="minorEastAsia" w:hint="eastAsia"/>
            <w:szCs w:val="21"/>
          </w:rPr>
          <w:delText>的宣泄。</w:delText>
        </w:r>
      </w:del>
      <w:ins w:id="48" w:author="Yisu Zhou" w:date="2016-09-20T11:00:00Z">
        <w:r w:rsidR="002C54B8">
          <w:rPr>
            <w:rFonts w:asciiTheme="minorEastAsia" w:hAnsiTheme="minorEastAsia" w:hint="eastAsia"/>
            <w:szCs w:val="21"/>
          </w:rPr>
          <w:t>为什么我们的教育体系不能适应我的孩子？为什么从那么小就要让孩子进行残酷的竞争？</w:t>
        </w:r>
      </w:ins>
      <w:r w:rsidR="00A63F56" w:rsidRPr="00A63F56">
        <w:rPr>
          <w:rFonts w:asciiTheme="minorEastAsia" w:hAnsiTheme="minorEastAsia" w:hint="eastAsia"/>
          <w:szCs w:val="21"/>
        </w:rPr>
        <w:t>所以</w:t>
      </w:r>
      <w:r w:rsidR="00760C76">
        <w:rPr>
          <w:rFonts w:asciiTheme="minorEastAsia" w:hAnsiTheme="minorEastAsia" w:hint="eastAsia"/>
          <w:szCs w:val="21"/>
        </w:rPr>
        <w:t>他</w:t>
      </w:r>
      <w:r w:rsidR="00822009">
        <w:rPr>
          <w:rFonts w:asciiTheme="minorEastAsia" w:hAnsiTheme="minorEastAsia" w:hint="eastAsia"/>
          <w:szCs w:val="21"/>
        </w:rPr>
        <w:t>们</w:t>
      </w:r>
      <w:r w:rsidR="00760C76">
        <w:rPr>
          <w:rFonts w:asciiTheme="minorEastAsia" w:hAnsiTheme="minorEastAsia" w:hint="eastAsia"/>
          <w:szCs w:val="21"/>
        </w:rPr>
        <w:t>希望能够</w:t>
      </w:r>
      <w:r w:rsidR="00A63F56" w:rsidRPr="00A63F56">
        <w:rPr>
          <w:rFonts w:asciiTheme="minorEastAsia" w:hAnsiTheme="minorEastAsia" w:hint="eastAsia"/>
          <w:szCs w:val="21"/>
        </w:rPr>
        <w:t>在现行教育体系之外</w:t>
      </w:r>
      <w:r w:rsidR="00760C76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找到其他的一条路。</w:t>
      </w:r>
      <w:r w:rsidR="00760C76" w:rsidRPr="00A63F56">
        <w:rPr>
          <w:rFonts w:asciiTheme="minorEastAsia" w:hAnsiTheme="minorEastAsia" w:hint="eastAsia"/>
          <w:szCs w:val="21"/>
        </w:rPr>
        <w:t>如果把应试教育比喻为一个游戏</w:t>
      </w:r>
      <w:ins w:id="49" w:author="Yisu Zhou" w:date="2016-09-20T11:01:00Z">
        <w:r w:rsidR="00BC4811">
          <w:rPr>
            <w:rFonts w:asciiTheme="minorEastAsia" w:hAnsiTheme="minorEastAsia" w:hint="eastAsia"/>
            <w:szCs w:val="21"/>
          </w:rPr>
          <w:t>竞赛</w:t>
        </w:r>
      </w:ins>
      <w:r w:rsidR="00760C76" w:rsidRPr="00A63F56">
        <w:rPr>
          <w:rFonts w:asciiTheme="minorEastAsia" w:hAnsiTheme="minorEastAsia" w:hint="eastAsia"/>
          <w:szCs w:val="21"/>
        </w:rPr>
        <w:t>的话</w:t>
      </w:r>
      <w:r w:rsidR="00760C76">
        <w:rPr>
          <w:rFonts w:asciiTheme="minorEastAsia" w:hAnsiTheme="minorEastAsia" w:hint="eastAsia"/>
          <w:szCs w:val="21"/>
        </w:rPr>
        <w:t>，他</w:t>
      </w:r>
      <w:r w:rsidR="00822009">
        <w:rPr>
          <w:rFonts w:asciiTheme="minorEastAsia" w:hAnsiTheme="minorEastAsia" w:hint="eastAsia"/>
          <w:szCs w:val="21"/>
        </w:rPr>
        <w:t>们</w:t>
      </w:r>
      <w:r w:rsidR="00760C76">
        <w:rPr>
          <w:rFonts w:asciiTheme="minorEastAsia" w:hAnsiTheme="minorEastAsia" w:hint="eastAsia"/>
          <w:szCs w:val="21"/>
        </w:rPr>
        <w:t>不惜通过</w:t>
      </w:r>
      <w:r w:rsidR="00A63F56" w:rsidRPr="00A63F56">
        <w:rPr>
          <w:rFonts w:asciiTheme="minorEastAsia" w:hAnsiTheme="minorEastAsia" w:hint="eastAsia"/>
          <w:szCs w:val="21"/>
        </w:rPr>
        <w:t>出国</w:t>
      </w:r>
      <w:r w:rsidR="00760C76">
        <w:rPr>
          <w:rFonts w:asciiTheme="minorEastAsia" w:hAnsiTheme="minorEastAsia" w:hint="eastAsia"/>
          <w:szCs w:val="21"/>
        </w:rPr>
        <w:t>留学</w:t>
      </w:r>
      <w:r w:rsidR="00A63F56" w:rsidRPr="00A63F56">
        <w:rPr>
          <w:rFonts w:asciiTheme="minorEastAsia" w:hAnsiTheme="minorEastAsia" w:hint="eastAsia"/>
          <w:szCs w:val="21"/>
        </w:rPr>
        <w:t>或者是</w:t>
      </w:r>
      <w:r w:rsidR="00760C76">
        <w:rPr>
          <w:rFonts w:asciiTheme="minorEastAsia" w:hAnsiTheme="minorEastAsia" w:hint="eastAsia"/>
          <w:szCs w:val="21"/>
        </w:rPr>
        <w:t>移民</w:t>
      </w:r>
      <w:r w:rsidR="00A63F56" w:rsidRPr="00A63F56">
        <w:rPr>
          <w:rFonts w:asciiTheme="minorEastAsia" w:hAnsiTheme="minorEastAsia" w:hint="eastAsia"/>
          <w:szCs w:val="21"/>
        </w:rPr>
        <w:t>，来彻底避开这个游戏</w:t>
      </w:r>
      <w:r w:rsidR="00822009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去玩其他的游戏。</w:t>
      </w:r>
    </w:p>
    <w:p w14:paraId="2E21EEB7" w14:textId="77777777" w:rsidR="00760C76" w:rsidRDefault="00822009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760C76">
        <w:rPr>
          <w:rFonts w:asciiTheme="minorEastAsia" w:hAnsiTheme="minorEastAsia" w:hint="eastAsia"/>
          <w:szCs w:val="21"/>
        </w:rPr>
        <w:t>这种</w:t>
      </w:r>
      <w:r>
        <w:rPr>
          <w:rFonts w:asciiTheme="minorEastAsia" w:hAnsiTheme="minorEastAsia" w:hint="eastAsia"/>
          <w:szCs w:val="21"/>
        </w:rPr>
        <w:t>对现有教育体制的</w:t>
      </w:r>
      <w:r w:rsidR="00760C76">
        <w:rPr>
          <w:rFonts w:asciiTheme="minorEastAsia" w:hAnsiTheme="minorEastAsia" w:hint="eastAsia"/>
          <w:szCs w:val="21"/>
        </w:rPr>
        <w:t>不信任感不是完全</w:t>
      </w:r>
      <w:r w:rsidR="00A63F56" w:rsidRPr="00A63F56">
        <w:rPr>
          <w:rFonts w:asciiTheme="minorEastAsia" w:hAnsiTheme="minorEastAsia" w:hint="eastAsia"/>
          <w:szCs w:val="21"/>
        </w:rPr>
        <w:t>空穴来风。</w:t>
      </w:r>
    </w:p>
    <w:p w14:paraId="66CFB49A" w14:textId="77777777" w:rsidR="00A63F56" w:rsidRPr="00A63F56" w:rsidRDefault="00A63F56" w:rsidP="00822009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我们的这套教育体制</w:t>
      </w:r>
      <w:r w:rsidR="00760C76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从国家的层面来说</w:t>
      </w:r>
      <w:r w:rsidR="00760C76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是非</w:t>
      </w:r>
      <w:r w:rsidR="00760C76">
        <w:rPr>
          <w:rFonts w:asciiTheme="minorEastAsia" w:hAnsiTheme="minorEastAsia" w:hint="eastAsia"/>
          <w:szCs w:val="21"/>
        </w:rPr>
        <w:t>常</w:t>
      </w:r>
      <w:r w:rsidRPr="00A63F56">
        <w:rPr>
          <w:rFonts w:asciiTheme="minorEastAsia" w:hAnsiTheme="minorEastAsia" w:hint="eastAsia"/>
          <w:szCs w:val="21"/>
        </w:rPr>
        <w:t>理性而且有效率的。</w:t>
      </w:r>
      <w:r w:rsidR="00F5534B">
        <w:rPr>
          <w:rFonts w:asciiTheme="minorEastAsia" w:hAnsiTheme="minorEastAsia" w:hint="eastAsia"/>
          <w:szCs w:val="21"/>
        </w:rPr>
        <w:t>这个</w:t>
      </w:r>
      <w:r w:rsidR="00F5534B" w:rsidRPr="00A63F56">
        <w:rPr>
          <w:rFonts w:asciiTheme="minorEastAsia" w:hAnsiTheme="minorEastAsia" w:hint="eastAsia"/>
          <w:szCs w:val="21"/>
        </w:rPr>
        <w:t>筛选人才</w:t>
      </w:r>
      <w:r w:rsidR="00F5534B">
        <w:rPr>
          <w:rFonts w:asciiTheme="minorEastAsia" w:hAnsiTheme="minorEastAsia" w:hint="eastAsia"/>
          <w:szCs w:val="21"/>
        </w:rPr>
        <w:t>的</w:t>
      </w:r>
      <w:r w:rsidR="00F5534B" w:rsidRPr="00A63F56">
        <w:rPr>
          <w:rFonts w:asciiTheme="minorEastAsia" w:hAnsiTheme="minorEastAsia" w:hint="eastAsia"/>
          <w:szCs w:val="21"/>
        </w:rPr>
        <w:t>考试制度</w:t>
      </w:r>
      <w:r w:rsidR="00F5534B">
        <w:rPr>
          <w:rFonts w:asciiTheme="minorEastAsia" w:hAnsiTheme="minorEastAsia" w:hint="eastAsia"/>
          <w:szCs w:val="21"/>
        </w:rPr>
        <w:t>，也</w:t>
      </w:r>
      <w:r w:rsidR="00F5534B" w:rsidRPr="00A63F56">
        <w:rPr>
          <w:rFonts w:asciiTheme="minorEastAsia" w:hAnsiTheme="minorEastAsia" w:hint="eastAsia"/>
          <w:szCs w:val="21"/>
        </w:rPr>
        <w:t>是植根于我</w:t>
      </w:r>
      <w:r w:rsidR="00822009">
        <w:rPr>
          <w:rFonts w:asciiTheme="minorEastAsia" w:hAnsiTheme="minorEastAsia" w:hint="eastAsia"/>
          <w:szCs w:val="21"/>
        </w:rPr>
        <w:t>国</w:t>
      </w:r>
      <w:r w:rsidR="00F5534B">
        <w:rPr>
          <w:rFonts w:asciiTheme="minorEastAsia" w:hAnsiTheme="minorEastAsia" w:hint="eastAsia"/>
          <w:szCs w:val="21"/>
        </w:rPr>
        <w:t>延续</w:t>
      </w:r>
      <w:r w:rsidR="00822009">
        <w:rPr>
          <w:rFonts w:asciiTheme="minorEastAsia" w:hAnsiTheme="minorEastAsia" w:hint="eastAsia"/>
          <w:szCs w:val="21"/>
        </w:rPr>
        <w:t>了</w:t>
      </w:r>
      <w:r w:rsidR="00F5534B">
        <w:rPr>
          <w:rFonts w:asciiTheme="minorEastAsia" w:hAnsiTheme="minorEastAsia" w:hint="eastAsia"/>
          <w:szCs w:val="21"/>
        </w:rPr>
        <w:t>上</w:t>
      </w:r>
      <w:r w:rsidR="00F5534B" w:rsidRPr="00A63F56">
        <w:rPr>
          <w:rFonts w:asciiTheme="minorEastAsia" w:hAnsiTheme="minorEastAsia" w:hint="eastAsia"/>
          <w:szCs w:val="21"/>
        </w:rPr>
        <w:t>千年的</w:t>
      </w:r>
      <w:r w:rsidR="00F5534B">
        <w:rPr>
          <w:rFonts w:asciiTheme="minorEastAsia" w:hAnsiTheme="minorEastAsia" w:hint="eastAsia"/>
          <w:szCs w:val="21"/>
        </w:rPr>
        <w:t>考试文化</w:t>
      </w:r>
      <w:r w:rsidR="00F5534B" w:rsidRPr="00A63F56">
        <w:rPr>
          <w:rFonts w:asciiTheme="minorEastAsia" w:hAnsiTheme="minorEastAsia" w:hint="eastAsia"/>
          <w:szCs w:val="21"/>
        </w:rPr>
        <w:t>。</w:t>
      </w:r>
      <w:r w:rsidRPr="00A63F56">
        <w:rPr>
          <w:rFonts w:asciiTheme="minorEastAsia" w:hAnsiTheme="minorEastAsia" w:hint="eastAsia"/>
          <w:szCs w:val="21"/>
        </w:rPr>
        <w:t>通过</w:t>
      </w:r>
      <w:r w:rsidR="00760C76">
        <w:rPr>
          <w:rFonts w:asciiTheme="minorEastAsia" w:hAnsiTheme="minorEastAsia" w:hint="eastAsia"/>
          <w:szCs w:val="21"/>
        </w:rPr>
        <w:t>这套制度的</w:t>
      </w:r>
      <w:r w:rsidRPr="00A63F56">
        <w:rPr>
          <w:rFonts w:asciiTheme="minorEastAsia" w:hAnsiTheme="minorEastAsia" w:hint="eastAsia"/>
          <w:szCs w:val="21"/>
        </w:rPr>
        <w:t>甄别</w:t>
      </w:r>
      <w:r w:rsidR="00760C76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有能力的孩子</w:t>
      </w:r>
      <w:r w:rsidR="00760C76">
        <w:rPr>
          <w:rFonts w:asciiTheme="minorEastAsia" w:hAnsiTheme="minorEastAsia" w:hint="eastAsia"/>
          <w:szCs w:val="21"/>
        </w:rPr>
        <w:t>可以</w:t>
      </w:r>
      <w:r w:rsidR="00760C76" w:rsidRPr="00A63F56">
        <w:rPr>
          <w:rFonts w:asciiTheme="minorEastAsia" w:hAnsiTheme="minorEastAsia" w:hint="eastAsia"/>
          <w:szCs w:val="21"/>
        </w:rPr>
        <w:t>排除家庭因素的影响</w:t>
      </w:r>
      <w:r w:rsidR="00760C76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通过层层考试</w:t>
      </w:r>
      <w:r w:rsidR="00760C76">
        <w:rPr>
          <w:rFonts w:asciiTheme="minorEastAsia" w:hAnsiTheme="minorEastAsia" w:hint="eastAsia"/>
          <w:szCs w:val="21"/>
        </w:rPr>
        <w:t>获得上升的通道</w:t>
      </w:r>
      <w:r w:rsidRPr="00A63F56">
        <w:rPr>
          <w:rFonts w:asciiTheme="minorEastAsia" w:hAnsiTheme="minorEastAsia" w:hint="eastAsia"/>
          <w:szCs w:val="21"/>
        </w:rPr>
        <w:t>。</w:t>
      </w:r>
    </w:p>
    <w:p w14:paraId="495054C8" w14:textId="77777777" w:rsidR="00A63F56" w:rsidRPr="00A63F56" w:rsidRDefault="00822009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A63F56" w:rsidRPr="00A63F56">
        <w:rPr>
          <w:rFonts w:asciiTheme="minorEastAsia" w:hAnsiTheme="minorEastAsia" w:hint="eastAsia"/>
          <w:szCs w:val="21"/>
        </w:rPr>
        <w:t>但是这个制度对于个人来说</w:t>
      </w:r>
      <w:r w:rsidR="00F5534B"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>难免</w:t>
      </w:r>
      <w:r w:rsidR="00A63F56" w:rsidRPr="00A63F56">
        <w:rPr>
          <w:rFonts w:asciiTheme="minorEastAsia" w:hAnsiTheme="minorEastAsia" w:hint="eastAsia"/>
          <w:szCs w:val="21"/>
        </w:rPr>
        <w:t>有很多矛盾之处</w:t>
      </w:r>
      <w:r>
        <w:rPr>
          <w:rFonts w:asciiTheme="minorEastAsia" w:hAnsiTheme="minorEastAsia" w:hint="eastAsia"/>
          <w:szCs w:val="21"/>
        </w:rPr>
        <w:t>：</w:t>
      </w:r>
      <w:r w:rsidR="00F5534B">
        <w:rPr>
          <w:rFonts w:asciiTheme="minorEastAsia" w:hAnsiTheme="minorEastAsia" w:hint="eastAsia"/>
          <w:szCs w:val="21"/>
        </w:rPr>
        <w:t>它</w:t>
      </w:r>
      <w:r>
        <w:rPr>
          <w:rFonts w:asciiTheme="minorEastAsia" w:hAnsiTheme="minorEastAsia" w:hint="eastAsia"/>
          <w:szCs w:val="21"/>
        </w:rPr>
        <w:t>希望能筛选出优秀的人才，不管这个人才从什么地方来</w:t>
      </w:r>
      <w:r w:rsidR="00A63F56" w:rsidRPr="00A63F56"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>有</w:t>
      </w:r>
      <w:r w:rsidR="00A63F56" w:rsidRPr="00A63F56">
        <w:rPr>
          <w:rFonts w:asciiTheme="minorEastAsia" w:hAnsiTheme="minorEastAsia" w:hint="eastAsia"/>
          <w:szCs w:val="21"/>
        </w:rPr>
        <w:t>什么样的家庭背景，把这个人才输送到国家需要的岗位</w:t>
      </w:r>
      <w:r w:rsidR="00F5534B">
        <w:rPr>
          <w:rFonts w:asciiTheme="minorEastAsia" w:hAnsiTheme="minorEastAsia" w:hint="eastAsia"/>
          <w:szCs w:val="21"/>
        </w:rPr>
        <w:t>上</w:t>
      </w:r>
      <w:r w:rsidR="00A63F56" w:rsidRPr="00A63F56">
        <w:rPr>
          <w:rFonts w:asciiTheme="minorEastAsia" w:hAnsiTheme="minorEastAsia" w:hint="eastAsia"/>
          <w:szCs w:val="21"/>
        </w:rPr>
        <w:t>，但不问这个岗位是不是适应于个人</w:t>
      </w:r>
      <w:r w:rsidR="00F5534B">
        <w:rPr>
          <w:rFonts w:asciiTheme="minorEastAsia" w:hAnsiTheme="minorEastAsia" w:hint="eastAsia"/>
          <w:szCs w:val="21"/>
        </w:rPr>
        <w:t>。</w:t>
      </w:r>
      <w:r w:rsidR="00A63F56" w:rsidRPr="00A63F56">
        <w:rPr>
          <w:rFonts w:asciiTheme="minorEastAsia" w:hAnsiTheme="minorEastAsia" w:hint="eastAsia"/>
          <w:szCs w:val="21"/>
        </w:rPr>
        <w:t>这个政策的大背景和中产阶</w:t>
      </w:r>
      <w:r>
        <w:rPr>
          <w:rFonts w:asciiTheme="minorEastAsia" w:hAnsiTheme="minorEastAsia" w:hint="eastAsia"/>
          <w:szCs w:val="21"/>
        </w:rPr>
        <w:t>层</w:t>
      </w:r>
      <w:r w:rsidR="00A63F56" w:rsidRPr="00A63F56">
        <w:rPr>
          <w:rFonts w:asciiTheme="minorEastAsia" w:hAnsiTheme="minorEastAsia" w:hint="eastAsia"/>
          <w:szCs w:val="21"/>
        </w:rPr>
        <w:t>持有的价值观是矛盾的，</w:t>
      </w:r>
      <w:r w:rsidR="00F5534B">
        <w:rPr>
          <w:rFonts w:asciiTheme="minorEastAsia" w:hAnsiTheme="minorEastAsia" w:hint="eastAsia"/>
          <w:szCs w:val="21"/>
        </w:rPr>
        <w:t>对</w:t>
      </w:r>
      <w:r w:rsidR="00A63F56" w:rsidRPr="00A63F56">
        <w:rPr>
          <w:rFonts w:asciiTheme="minorEastAsia" w:hAnsiTheme="minorEastAsia" w:hint="eastAsia"/>
          <w:szCs w:val="21"/>
        </w:rPr>
        <w:t>中产的家庭来说，</w:t>
      </w:r>
      <w:r w:rsidR="00F5534B">
        <w:rPr>
          <w:rFonts w:asciiTheme="minorEastAsia" w:hAnsiTheme="minorEastAsia" w:hint="eastAsia"/>
          <w:szCs w:val="21"/>
        </w:rPr>
        <w:t>他们</w:t>
      </w:r>
      <w:r w:rsidR="00A63F56" w:rsidRPr="00A63F56">
        <w:rPr>
          <w:rFonts w:asciiTheme="minorEastAsia" w:hAnsiTheme="minorEastAsia" w:hint="eastAsia"/>
          <w:szCs w:val="21"/>
        </w:rPr>
        <w:t>希望学校</w:t>
      </w:r>
      <w:r w:rsidR="00F5534B">
        <w:rPr>
          <w:rFonts w:asciiTheme="minorEastAsia" w:hAnsiTheme="minorEastAsia" w:hint="eastAsia"/>
          <w:szCs w:val="21"/>
        </w:rPr>
        <w:t>能</w:t>
      </w:r>
      <w:r w:rsidR="00A63F56" w:rsidRPr="00A63F56">
        <w:rPr>
          <w:rFonts w:asciiTheme="minorEastAsia" w:hAnsiTheme="minorEastAsia" w:hint="eastAsia"/>
          <w:szCs w:val="21"/>
        </w:rPr>
        <w:t>提供更有个性化的教育和适应他们兴趣的教育方式，</w:t>
      </w:r>
      <w:r w:rsidR="00F5534B">
        <w:rPr>
          <w:rFonts w:asciiTheme="minorEastAsia" w:hAnsiTheme="minorEastAsia" w:hint="eastAsia"/>
          <w:szCs w:val="21"/>
        </w:rPr>
        <w:t>可</w:t>
      </w:r>
      <w:r>
        <w:rPr>
          <w:rFonts w:asciiTheme="minorEastAsia" w:hAnsiTheme="minorEastAsia" w:hint="eastAsia"/>
          <w:szCs w:val="21"/>
        </w:rPr>
        <w:t>这些要求并不是公立学校主要要满足</w:t>
      </w:r>
      <w:r w:rsidR="00A63F56" w:rsidRPr="00A63F56">
        <w:rPr>
          <w:rFonts w:asciiTheme="minorEastAsia" w:hAnsiTheme="minorEastAsia" w:hint="eastAsia"/>
          <w:szCs w:val="21"/>
        </w:rPr>
        <w:t>的诉求。</w:t>
      </w:r>
    </w:p>
    <w:p w14:paraId="29D15885" w14:textId="5A5DE008" w:rsidR="00A63F56" w:rsidRPr="00A63F56" w:rsidRDefault="00822009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 xml:space="preserve">    因此</w:t>
      </w:r>
      <w:r w:rsidR="00F5534B">
        <w:rPr>
          <w:rFonts w:asciiTheme="minorEastAsia" w:hAnsiTheme="minorEastAsia" w:hint="eastAsia"/>
          <w:szCs w:val="21"/>
        </w:rPr>
        <w:t>，中产</w:t>
      </w:r>
      <w:r w:rsidRPr="00A63F56"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个</w:t>
      </w:r>
      <w:r w:rsidR="003B5CE0">
        <w:rPr>
          <w:rFonts w:asciiTheme="minorEastAsia" w:hAnsiTheme="minorEastAsia" w:hint="eastAsia"/>
          <w:szCs w:val="21"/>
        </w:rPr>
        <w:t>体</w:t>
      </w:r>
      <w:r w:rsidR="00F5534B">
        <w:rPr>
          <w:rFonts w:asciiTheme="minorEastAsia" w:hAnsiTheme="minorEastAsia" w:hint="eastAsia"/>
          <w:szCs w:val="21"/>
        </w:rPr>
        <w:t>教育</w:t>
      </w:r>
      <w:del w:id="50" w:author="Yisu Zhou" w:date="2016-09-20T11:02:00Z">
        <w:r w:rsidR="00A63F56" w:rsidRPr="00A63F56" w:rsidDel="00BC4811">
          <w:rPr>
            <w:rFonts w:asciiTheme="minorEastAsia" w:hAnsiTheme="minorEastAsia" w:hint="eastAsia"/>
            <w:szCs w:val="21"/>
          </w:rPr>
          <w:delText>要求</w:delText>
        </w:r>
      </w:del>
      <w:ins w:id="51" w:author="Yisu Zhou" w:date="2016-09-20T11:02:00Z">
        <w:r w:rsidR="00BC4811">
          <w:rPr>
            <w:rFonts w:asciiTheme="minorEastAsia" w:hAnsiTheme="minorEastAsia" w:hint="eastAsia"/>
            <w:szCs w:val="21"/>
          </w:rPr>
          <w:t>诉求</w:t>
        </w:r>
      </w:ins>
      <w:r w:rsidR="00A63F56" w:rsidRPr="00A63F56">
        <w:rPr>
          <w:rFonts w:asciiTheme="minorEastAsia" w:hAnsiTheme="minorEastAsia" w:hint="eastAsia"/>
          <w:szCs w:val="21"/>
        </w:rPr>
        <w:t>和国家的教育体系</w:t>
      </w:r>
      <w:r w:rsidR="00F5534B">
        <w:rPr>
          <w:rFonts w:asciiTheme="minorEastAsia" w:hAnsiTheme="minorEastAsia" w:hint="eastAsia"/>
          <w:szCs w:val="21"/>
        </w:rPr>
        <w:t>之间，</w:t>
      </w:r>
      <w:r w:rsidR="00A63F56" w:rsidRPr="00A63F56">
        <w:rPr>
          <w:rFonts w:asciiTheme="minorEastAsia" w:hAnsiTheme="minorEastAsia" w:hint="eastAsia"/>
          <w:szCs w:val="21"/>
        </w:rPr>
        <w:t>有</w:t>
      </w:r>
      <w:r w:rsidR="00F5534B">
        <w:rPr>
          <w:rFonts w:asciiTheme="minorEastAsia" w:hAnsiTheme="minorEastAsia" w:hint="eastAsia"/>
          <w:szCs w:val="21"/>
        </w:rPr>
        <w:t>着</w:t>
      </w:r>
      <w:r w:rsidR="00A63F56" w:rsidRPr="00A63F56">
        <w:rPr>
          <w:rFonts w:asciiTheme="minorEastAsia" w:hAnsiTheme="minorEastAsia" w:hint="eastAsia"/>
          <w:szCs w:val="21"/>
        </w:rPr>
        <w:t>不可调和的矛盾</w:t>
      </w:r>
      <w:r w:rsidR="00F5534B">
        <w:rPr>
          <w:rFonts w:asciiTheme="minorEastAsia" w:hAnsiTheme="minorEastAsia" w:hint="eastAsia"/>
          <w:szCs w:val="21"/>
        </w:rPr>
        <w:t>。</w:t>
      </w:r>
      <w:r>
        <w:rPr>
          <w:rFonts w:asciiTheme="minorEastAsia" w:hAnsiTheme="minorEastAsia" w:hint="eastAsia"/>
          <w:szCs w:val="21"/>
        </w:rPr>
        <w:t>在</w:t>
      </w:r>
      <w:r w:rsidR="003B5CE0">
        <w:rPr>
          <w:rFonts w:asciiTheme="minorEastAsia" w:hAnsiTheme="minorEastAsia" w:hint="eastAsia"/>
          <w:szCs w:val="21"/>
        </w:rPr>
        <w:t>更早前的</w:t>
      </w:r>
      <w:r w:rsidR="00A63F56" w:rsidRPr="00A63F56">
        <w:rPr>
          <w:rFonts w:asciiTheme="minorEastAsia" w:hAnsiTheme="minorEastAsia" w:hint="eastAsia"/>
          <w:szCs w:val="21"/>
        </w:rPr>
        <w:t>八九十年代，因为</w:t>
      </w:r>
      <w:del w:id="52" w:author="Yisu Zhou" w:date="2016-09-20T11:02:00Z">
        <w:r w:rsidR="00A63F56" w:rsidRPr="00A63F56" w:rsidDel="00BC4811">
          <w:rPr>
            <w:rFonts w:asciiTheme="minorEastAsia" w:hAnsiTheme="minorEastAsia" w:hint="eastAsia"/>
            <w:szCs w:val="21"/>
          </w:rPr>
          <w:delText>家庭没有资源</w:delText>
        </w:r>
        <w:r w:rsidR="003B5CE0" w:rsidDel="00BC4811">
          <w:rPr>
            <w:rFonts w:asciiTheme="minorEastAsia" w:hAnsiTheme="minorEastAsia" w:hint="eastAsia"/>
            <w:szCs w:val="21"/>
          </w:rPr>
          <w:delText>区别</w:delText>
        </w:r>
      </w:del>
      <w:ins w:id="53" w:author="Yisu Zhou" w:date="2016-09-20T11:02:00Z">
        <w:r w:rsidR="00BC4811">
          <w:rPr>
            <w:rFonts w:asciiTheme="minorEastAsia" w:hAnsiTheme="minorEastAsia" w:hint="eastAsia"/>
            <w:szCs w:val="21"/>
          </w:rPr>
          <w:t>获取教育的途径</w:t>
        </w:r>
      </w:ins>
      <w:del w:id="54" w:author="Yisu Zhou" w:date="2016-09-20T11:02:00Z">
        <w:r w:rsidR="003B5CE0" w:rsidDel="00BC4811">
          <w:rPr>
            <w:rFonts w:asciiTheme="minorEastAsia" w:hAnsiTheme="minorEastAsia" w:hint="eastAsia"/>
            <w:szCs w:val="21"/>
          </w:rPr>
          <w:delText>，</w:delText>
        </w:r>
      </w:del>
      <w:ins w:id="55" w:author="Yisu Zhou" w:date="2016-09-20T11:02:00Z">
        <w:r w:rsidR="00BC4811">
          <w:rPr>
            <w:rFonts w:asciiTheme="minorEastAsia" w:hAnsiTheme="minorEastAsia" w:hint="eastAsia"/>
            <w:szCs w:val="21"/>
          </w:rPr>
          <w:t>在</w:t>
        </w:r>
      </w:ins>
      <w:r w:rsidR="00A63F56" w:rsidRPr="00A63F56">
        <w:rPr>
          <w:rFonts w:asciiTheme="minorEastAsia" w:hAnsiTheme="minorEastAsia" w:hint="eastAsia"/>
          <w:szCs w:val="21"/>
        </w:rPr>
        <w:t>公立学校之外</w:t>
      </w:r>
      <w:del w:id="56" w:author="Yisu Zhou" w:date="2016-09-20T11:03:00Z">
        <w:r w:rsidR="003B5CE0" w:rsidDel="00BC4811">
          <w:rPr>
            <w:rFonts w:asciiTheme="minorEastAsia" w:hAnsiTheme="minorEastAsia" w:hint="eastAsia"/>
            <w:szCs w:val="21"/>
          </w:rPr>
          <w:delText>也</w:delText>
        </w:r>
      </w:del>
      <w:r w:rsidR="003B5CE0">
        <w:rPr>
          <w:rFonts w:asciiTheme="minorEastAsia" w:hAnsiTheme="minorEastAsia" w:hint="eastAsia"/>
          <w:szCs w:val="21"/>
        </w:rPr>
        <w:t>没有</w:t>
      </w:r>
      <w:del w:id="57" w:author="Yisu Zhou" w:date="2016-09-20T11:03:00Z">
        <w:r w:rsidR="00A63F56" w:rsidRPr="00A63F56" w:rsidDel="00BC4811">
          <w:rPr>
            <w:rFonts w:asciiTheme="minorEastAsia" w:hAnsiTheme="minorEastAsia" w:hint="eastAsia"/>
            <w:szCs w:val="21"/>
          </w:rPr>
          <w:delText>另外一条路</w:delText>
        </w:r>
        <w:r w:rsidDel="00BC4811">
          <w:rPr>
            <w:rFonts w:asciiTheme="minorEastAsia" w:hAnsiTheme="minorEastAsia" w:hint="eastAsia"/>
            <w:szCs w:val="21"/>
          </w:rPr>
          <w:delText>可选</w:delText>
        </w:r>
      </w:del>
      <w:ins w:id="58" w:author="Yisu Zhou" w:date="2016-09-20T11:03:00Z">
        <w:r w:rsidR="00BC4811">
          <w:rPr>
            <w:rFonts w:asciiTheme="minorEastAsia" w:hAnsiTheme="minorEastAsia" w:hint="eastAsia"/>
            <w:szCs w:val="21"/>
          </w:rPr>
          <w:t>其他道路</w:t>
        </w:r>
      </w:ins>
      <w:r w:rsidR="003B5CE0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所有</w:t>
      </w:r>
      <w:r>
        <w:rPr>
          <w:rFonts w:asciiTheme="minorEastAsia" w:hAnsiTheme="minorEastAsia" w:hint="eastAsia"/>
          <w:szCs w:val="21"/>
        </w:rPr>
        <w:t>孩子</w:t>
      </w:r>
      <w:r w:rsidR="00A63F56" w:rsidRPr="00A63F56">
        <w:rPr>
          <w:rFonts w:asciiTheme="minorEastAsia" w:hAnsiTheme="minorEastAsia" w:hint="eastAsia"/>
          <w:szCs w:val="21"/>
        </w:rPr>
        <w:t>都需要都走这条路</w:t>
      </w:r>
      <w:r w:rsidR="003B5CE0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这个时候就无焦虑可言</w:t>
      </w:r>
      <w:r w:rsidR="003B5CE0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所有人面临的机会都是一样的</w:t>
      </w:r>
      <w:r w:rsidR="003B5CE0">
        <w:rPr>
          <w:rFonts w:asciiTheme="minorEastAsia" w:hAnsiTheme="minorEastAsia" w:hint="eastAsia"/>
          <w:szCs w:val="21"/>
        </w:rPr>
        <w:t>。</w:t>
      </w:r>
      <w:r w:rsidR="00A63F56" w:rsidRPr="00A63F56">
        <w:rPr>
          <w:rFonts w:asciiTheme="minorEastAsia" w:hAnsiTheme="minorEastAsia" w:hint="eastAsia"/>
          <w:szCs w:val="21"/>
        </w:rPr>
        <w:t>但现在不一样了</w:t>
      </w:r>
      <w:r w:rsidR="003B5CE0">
        <w:rPr>
          <w:rFonts w:asciiTheme="minorEastAsia" w:hAnsiTheme="minorEastAsia" w:hint="eastAsia"/>
          <w:szCs w:val="21"/>
        </w:rPr>
        <w:t>。</w:t>
      </w:r>
      <w:r w:rsidR="00A63F56" w:rsidRPr="00A63F56">
        <w:rPr>
          <w:rFonts w:asciiTheme="minorEastAsia" w:hAnsiTheme="minorEastAsia" w:hint="eastAsia"/>
          <w:szCs w:val="21"/>
        </w:rPr>
        <w:t>在国际化</w:t>
      </w:r>
      <w:r w:rsidR="003B5CE0"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环境</w:t>
      </w:r>
      <w:r w:rsidR="003B5CE0">
        <w:rPr>
          <w:rFonts w:asciiTheme="minorEastAsia" w:hAnsiTheme="minorEastAsia" w:hint="eastAsia"/>
          <w:szCs w:val="21"/>
        </w:rPr>
        <w:t>下</w:t>
      </w:r>
      <w:r w:rsidR="00A63F56" w:rsidRPr="00A63F56"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 w:hint="eastAsia"/>
          <w:szCs w:val="21"/>
        </w:rPr>
        <w:t>中产家庭已</w:t>
      </w:r>
      <w:r w:rsidR="00A63F56" w:rsidRPr="00A63F56">
        <w:rPr>
          <w:rFonts w:asciiTheme="minorEastAsia" w:hAnsiTheme="minorEastAsia" w:hint="eastAsia"/>
          <w:szCs w:val="21"/>
        </w:rPr>
        <w:t>有能力能够跳出教育体系。对于这些家长来说</w:t>
      </w:r>
      <w:r w:rsidR="003B5CE0">
        <w:rPr>
          <w:rFonts w:asciiTheme="minorEastAsia" w:hAnsiTheme="minorEastAsia" w:hint="eastAsia"/>
          <w:szCs w:val="21"/>
        </w:rPr>
        <w:t>，他当然想</w:t>
      </w:r>
      <w:r w:rsidR="00A63F56" w:rsidRPr="00A63F56">
        <w:rPr>
          <w:rFonts w:asciiTheme="minorEastAsia" w:hAnsiTheme="minorEastAsia" w:hint="eastAsia"/>
          <w:szCs w:val="21"/>
        </w:rPr>
        <w:t>这么做</w:t>
      </w:r>
      <w:r>
        <w:rPr>
          <w:rFonts w:asciiTheme="minorEastAsia" w:hAnsiTheme="minorEastAsia" w:hint="eastAsia"/>
          <w:szCs w:val="21"/>
        </w:rPr>
        <w:t>，</w:t>
      </w:r>
      <w:r w:rsidR="003B5CE0">
        <w:rPr>
          <w:rFonts w:asciiTheme="minorEastAsia" w:hAnsiTheme="minorEastAsia" w:hint="eastAsia"/>
          <w:szCs w:val="21"/>
        </w:rPr>
        <w:t>也有冲动这么做，</w:t>
      </w:r>
      <w:r w:rsidR="00A63F56" w:rsidRPr="00A63F56">
        <w:rPr>
          <w:rFonts w:asciiTheme="minorEastAsia" w:hAnsiTheme="minorEastAsia" w:hint="eastAsia"/>
          <w:szCs w:val="21"/>
        </w:rPr>
        <w:t>一旦在体制内遇到一些问题</w:t>
      </w:r>
      <w:r w:rsidR="003B5CE0">
        <w:rPr>
          <w:rFonts w:asciiTheme="minorEastAsia" w:hAnsiTheme="minorEastAsia" w:hint="eastAsia"/>
          <w:szCs w:val="21"/>
        </w:rPr>
        <w:t>，</w:t>
      </w:r>
      <w:ins w:id="59" w:author="Yisu Zhou" w:date="2016-09-20T11:03:00Z">
        <w:r w:rsidR="00BC4811">
          <w:rPr>
            <w:rFonts w:asciiTheme="minorEastAsia" w:hAnsiTheme="minorEastAsia" w:hint="eastAsia"/>
            <w:szCs w:val="21"/>
          </w:rPr>
          <w:t>一旦出国留学变成一种同侪压力，</w:t>
        </w:r>
      </w:ins>
      <w:r w:rsidR="003B5CE0">
        <w:rPr>
          <w:rFonts w:asciiTheme="minorEastAsia" w:hAnsiTheme="minorEastAsia" w:hint="eastAsia"/>
          <w:szCs w:val="21"/>
        </w:rPr>
        <w:t>他马上就想，</w:t>
      </w:r>
      <w:r w:rsidR="00A63F56" w:rsidRPr="00A63F56">
        <w:rPr>
          <w:rFonts w:asciiTheme="minorEastAsia" w:hAnsiTheme="minorEastAsia" w:hint="eastAsia"/>
          <w:szCs w:val="21"/>
        </w:rPr>
        <w:t>我能不能从这个体制之外寻求一个解决的方式</w:t>
      </w:r>
      <w:ins w:id="60" w:author="Yisu Zhou" w:date="2016-09-20T11:08:00Z">
        <w:r w:rsidR="00833CC7">
          <w:rPr>
            <w:rFonts w:asciiTheme="minorEastAsia" w:hAnsiTheme="minorEastAsia" w:hint="eastAsia"/>
            <w:szCs w:val="21"/>
          </w:rPr>
          <w:t>？</w:t>
        </w:r>
      </w:ins>
      <w:del w:id="61" w:author="Yisu Zhou" w:date="2016-09-20T11:08:00Z">
        <w:r w:rsidR="00A63F56" w:rsidRPr="00A63F56" w:rsidDel="00833CC7">
          <w:rPr>
            <w:rFonts w:asciiTheme="minorEastAsia" w:hAnsiTheme="minorEastAsia" w:hint="eastAsia"/>
            <w:szCs w:val="21"/>
          </w:rPr>
          <w:delText>。</w:delText>
        </w:r>
      </w:del>
    </w:p>
    <w:p w14:paraId="5F3DB451" w14:textId="2FD4FEB3" w:rsidR="00A63F56" w:rsidRPr="00A63F56" w:rsidRDefault="00822009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3B5CE0">
        <w:rPr>
          <w:rFonts w:asciiTheme="minorEastAsia" w:hAnsiTheme="minorEastAsia" w:hint="eastAsia"/>
          <w:szCs w:val="21"/>
        </w:rPr>
        <w:t>而</w:t>
      </w:r>
      <w:r>
        <w:rPr>
          <w:rFonts w:asciiTheme="minorEastAsia" w:hAnsiTheme="minorEastAsia" w:hint="eastAsia"/>
          <w:szCs w:val="21"/>
        </w:rPr>
        <w:t>中产家庭</w:t>
      </w:r>
      <w:r w:rsidR="00A63F56" w:rsidRPr="00A63F56">
        <w:rPr>
          <w:rFonts w:asciiTheme="minorEastAsia" w:hAnsiTheme="minorEastAsia" w:hint="eastAsia"/>
          <w:szCs w:val="21"/>
        </w:rPr>
        <w:t>的焦虑</w:t>
      </w:r>
      <w:ins w:id="62" w:author="Yisu Zhou" w:date="2016-09-20T11:03:00Z">
        <w:r w:rsidR="00512F7F">
          <w:rPr>
            <w:rFonts w:asciiTheme="minorEastAsia" w:hAnsiTheme="minorEastAsia" w:hint="eastAsia"/>
            <w:szCs w:val="21"/>
          </w:rPr>
          <w:t>的释放</w:t>
        </w:r>
      </w:ins>
      <w:ins w:id="63" w:author="Yisu Zhou" w:date="2016-09-20T11:04:00Z">
        <w:r w:rsidR="00512F7F">
          <w:rPr>
            <w:rFonts w:asciiTheme="minorEastAsia" w:hAnsiTheme="minorEastAsia" w:hint="eastAsia"/>
            <w:szCs w:val="21"/>
          </w:rPr>
          <w:t>或者说对于这种释放的某种理想化表达是因为，</w:t>
        </w:r>
      </w:ins>
      <w:del w:id="64" w:author="Yisu Zhou" w:date="2016-09-20T11:04:00Z">
        <w:r w:rsidR="00A63F56" w:rsidRPr="00A63F56" w:rsidDel="00512F7F">
          <w:rPr>
            <w:rFonts w:asciiTheme="minorEastAsia" w:hAnsiTheme="minorEastAsia" w:hint="eastAsia"/>
            <w:szCs w:val="21"/>
          </w:rPr>
          <w:delText>放在国外能够解决，</w:delText>
        </w:r>
      </w:del>
      <w:r w:rsidR="00A63F56" w:rsidRPr="00A63F56">
        <w:rPr>
          <w:rFonts w:asciiTheme="minorEastAsia" w:hAnsiTheme="minorEastAsia" w:hint="eastAsia"/>
          <w:szCs w:val="21"/>
        </w:rPr>
        <w:t>是因为</w:t>
      </w:r>
      <w:r w:rsidR="003B5CE0">
        <w:rPr>
          <w:rFonts w:asciiTheme="minorEastAsia" w:hAnsiTheme="minorEastAsia" w:hint="eastAsia"/>
          <w:szCs w:val="21"/>
        </w:rPr>
        <w:t>他</w:t>
      </w:r>
      <w:r w:rsidR="00A63F56" w:rsidRPr="00A63F56">
        <w:rPr>
          <w:rFonts w:asciiTheme="minorEastAsia" w:hAnsiTheme="minorEastAsia" w:hint="eastAsia"/>
          <w:szCs w:val="21"/>
        </w:rPr>
        <w:t>们对接国外的那</w:t>
      </w:r>
      <w:r w:rsidR="003B5CE0">
        <w:rPr>
          <w:rFonts w:asciiTheme="minorEastAsia" w:hAnsiTheme="minorEastAsia" w:hint="eastAsia"/>
          <w:szCs w:val="21"/>
        </w:rPr>
        <w:t>些</w:t>
      </w:r>
      <w:r w:rsidR="00A63F56" w:rsidRPr="00A63F56">
        <w:rPr>
          <w:rFonts w:asciiTheme="minorEastAsia" w:hAnsiTheme="minorEastAsia" w:hint="eastAsia"/>
          <w:szCs w:val="21"/>
        </w:rPr>
        <w:t>教育</w:t>
      </w:r>
      <w:ins w:id="65" w:author="Yisu Zhou" w:date="2016-09-20T11:04:00Z">
        <w:r w:rsidR="00512F7F">
          <w:rPr>
            <w:rFonts w:asciiTheme="minorEastAsia" w:hAnsiTheme="minorEastAsia" w:hint="eastAsia"/>
            <w:szCs w:val="21"/>
          </w:rPr>
          <w:t>（不管是私立学校、教会</w:t>
        </w:r>
      </w:ins>
      <w:ins w:id="66" w:author="Yisu Zhou" w:date="2016-09-20T11:05:00Z">
        <w:r w:rsidR="00512F7F">
          <w:rPr>
            <w:rFonts w:asciiTheme="minorEastAsia" w:hAnsiTheme="minorEastAsia" w:hint="eastAsia"/>
            <w:szCs w:val="21"/>
          </w:rPr>
          <w:t>学校、寄宿制精英学校）</w:t>
        </w:r>
      </w:ins>
      <w:r w:rsidR="00A63F56" w:rsidRPr="00A63F56">
        <w:rPr>
          <w:rFonts w:asciiTheme="minorEastAsia" w:hAnsiTheme="minorEastAsia" w:hint="eastAsia"/>
          <w:szCs w:val="21"/>
        </w:rPr>
        <w:t>，也是同样适用于</w:t>
      </w:r>
      <w:r w:rsidR="00915BC2">
        <w:rPr>
          <w:rFonts w:asciiTheme="minorEastAsia" w:hAnsiTheme="minorEastAsia" w:hint="eastAsia"/>
          <w:szCs w:val="21"/>
        </w:rPr>
        <w:t>该</w:t>
      </w:r>
      <w:r w:rsidR="003B5CE0">
        <w:rPr>
          <w:rFonts w:asciiTheme="minorEastAsia" w:hAnsiTheme="minorEastAsia" w:hint="eastAsia"/>
          <w:szCs w:val="21"/>
        </w:rPr>
        <w:t>国的</w:t>
      </w:r>
      <w:r w:rsidR="00A63F56" w:rsidRPr="00A63F56">
        <w:rPr>
          <w:rFonts w:asciiTheme="minorEastAsia" w:hAnsiTheme="minorEastAsia" w:hint="eastAsia"/>
          <w:szCs w:val="21"/>
        </w:rPr>
        <w:t>中产或中上产，如果让他们去面对国外的最底层的教育，他们肯定不会愿意的。</w:t>
      </w:r>
      <w:ins w:id="67" w:author="Yisu Zhou" w:date="2016-09-20T11:07:00Z">
        <w:r w:rsidR="009D4144">
          <w:rPr>
            <w:rFonts w:asciiTheme="minorEastAsia" w:hAnsiTheme="minorEastAsia" w:hint="eastAsia"/>
            <w:szCs w:val="21"/>
          </w:rPr>
          <w:t>而付出相同努力，得到的回报可能大的多。</w:t>
        </w:r>
      </w:ins>
    </w:p>
    <w:p w14:paraId="5D3B64A3" w14:textId="2DA73246" w:rsidR="00A63F56" w:rsidRPr="00A63F56" w:rsidRDefault="003B5CE0" w:rsidP="00915BC2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国外的</w:t>
      </w:r>
      <w:ins w:id="68" w:author="Yisu Zhou" w:date="2016-09-20T11:06:00Z">
        <w:r w:rsidR="00C45526">
          <w:rPr>
            <w:rFonts w:asciiTheme="minorEastAsia" w:hAnsiTheme="minorEastAsia" w:hint="eastAsia"/>
            <w:szCs w:val="21"/>
          </w:rPr>
          <w:t>面对中产阶层的</w:t>
        </w:r>
        <w:r w:rsidR="007E68BB">
          <w:rPr>
            <w:rFonts w:asciiTheme="minorEastAsia" w:hAnsiTheme="minorEastAsia" w:hint="eastAsia"/>
            <w:szCs w:val="21"/>
          </w:rPr>
          <w:t>优质</w:t>
        </w:r>
      </w:ins>
      <w:r>
        <w:rPr>
          <w:rFonts w:asciiTheme="minorEastAsia" w:hAnsiTheme="minorEastAsia" w:hint="eastAsia"/>
          <w:szCs w:val="21"/>
        </w:rPr>
        <w:t>教育资源</w:t>
      </w:r>
      <w:r w:rsidR="00915BC2">
        <w:rPr>
          <w:rFonts w:asciiTheme="minorEastAsia" w:hAnsiTheme="minorEastAsia" w:hint="eastAsia"/>
          <w:szCs w:val="21"/>
        </w:rPr>
        <w:t>较多，</w:t>
      </w:r>
      <w:del w:id="69" w:author="Yisu Zhou" w:date="2016-09-20T11:06:00Z">
        <w:r w:rsidR="00915BC2" w:rsidRPr="00A63F56" w:rsidDel="007E68BB">
          <w:rPr>
            <w:rFonts w:asciiTheme="minorEastAsia" w:hAnsiTheme="minorEastAsia" w:hint="eastAsia"/>
            <w:szCs w:val="21"/>
          </w:rPr>
          <w:delText>这个阶层的生</w:delText>
        </w:r>
        <w:r w:rsidR="00915BC2" w:rsidDel="007E68BB">
          <w:rPr>
            <w:rFonts w:asciiTheme="minorEastAsia" w:hAnsiTheme="minorEastAsia" w:hint="eastAsia"/>
            <w:szCs w:val="21"/>
          </w:rPr>
          <w:delText>活</w:delText>
        </w:r>
        <w:r w:rsidR="00915BC2" w:rsidRPr="00A63F56" w:rsidDel="007E68BB">
          <w:rPr>
            <w:rFonts w:asciiTheme="minorEastAsia" w:hAnsiTheme="minorEastAsia" w:hint="eastAsia"/>
            <w:szCs w:val="21"/>
          </w:rPr>
          <w:delText>相对国内来说是丰富多彩的</w:delText>
        </w:r>
      </w:del>
      <w:ins w:id="70" w:author="Yisu Zhou" w:date="2016-09-20T11:06:00Z">
        <w:r w:rsidR="007E68BB">
          <w:rPr>
            <w:rFonts w:asciiTheme="minorEastAsia" w:hAnsiTheme="minorEastAsia" w:hint="eastAsia"/>
            <w:szCs w:val="21"/>
          </w:rPr>
          <w:t>个性化，评价机制</w:t>
        </w:r>
      </w:ins>
      <w:ins w:id="71" w:author="Yisu Zhou" w:date="2016-09-20T11:07:00Z">
        <w:r w:rsidR="007E68BB">
          <w:rPr>
            <w:rFonts w:asciiTheme="minorEastAsia" w:hAnsiTheme="minorEastAsia" w:hint="eastAsia"/>
            <w:szCs w:val="21"/>
          </w:rPr>
          <w:t>更多元</w:t>
        </w:r>
      </w:ins>
      <w:r w:rsidR="00915BC2" w:rsidRPr="00A63F56">
        <w:rPr>
          <w:rFonts w:asciiTheme="minorEastAsia" w:hAnsiTheme="minorEastAsia" w:hint="eastAsia"/>
          <w:szCs w:val="21"/>
        </w:rPr>
        <w:t>，更能适应孩子的个性。</w:t>
      </w:r>
      <w:r w:rsidR="00915BC2">
        <w:rPr>
          <w:rFonts w:asciiTheme="minorEastAsia" w:hAnsiTheme="minorEastAsia" w:hint="eastAsia"/>
          <w:szCs w:val="21"/>
        </w:rPr>
        <w:t>如果</w:t>
      </w:r>
      <w:r w:rsidR="00A63F56" w:rsidRPr="00A63F56">
        <w:rPr>
          <w:rFonts w:asciiTheme="minorEastAsia" w:hAnsiTheme="minorEastAsia" w:hint="eastAsia"/>
          <w:szCs w:val="21"/>
        </w:rPr>
        <w:t>有足够的家庭资本</w:t>
      </w:r>
      <w:r>
        <w:rPr>
          <w:rFonts w:asciiTheme="minorEastAsia" w:hAnsiTheme="minorEastAsia" w:hint="eastAsia"/>
          <w:szCs w:val="21"/>
        </w:rPr>
        <w:t>，</w:t>
      </w:r>
      <w:r w:rsidR="00915BC2">
        <w:rPr>
          <w:rFonts w:asciiTheme="minorEastAsia" w:hAnsiTheme="minorEastAsia" w:hint="eastAsia"/>
          <w:szCs w:val="21"/>
        </w:rPr>
        <w:t>就</w:t>
      </w:r>
      <w:r w:rsidR="00A63F56" w:rsidRPr="00A63F56">
        <w:rPr>
          <w:rFonts w:asciiTheme="minorEastAsia" w:hAnsiTheme="minorEastAsia" w:hint="eastAsia"/>
          <w:szCs w:val="21"/>
        </w:rPr>
        <w:t>可以去过</w:t>
      </w:r>
      <w:r>
        <w:rPr>
          <w:rFonts w:asciiTheme="minorEastAsia" w:hAnsiTheme="minorEastAsia" w:hint="eastAsia"/>
          <w:szCs w:val="21"/>
        </w:rPr>
        <w:t>国外</w:t>
      </w:r>
      <w:r w:rsidR="00A63F56" w:rsidRPr="00A63F56">
        <w:rPr>
          <w:rFonts w:asciiTheme="minorEastAsia" w:hAnsiTheme="minorEastAsia" w:hint="eastAsia"/>
          <w:szCs w:val="21"/>
        </w:rPr>
        <w:t>的中上层阶</w:t>
      </w:r>
      <w:r>
        <w:rPr>
          <w:rFonts w:asciiTheme="minorEastAsia" w:hAnsiTheme="minorEastAsia" w:hint="eastAsia"/>
          <w:szCs w:val="21"/>
        </w:rPr>
        <w:t>层</w:t>
      </w:r>
      <w:r w:rsidR="00A63F56" w:rsidRPr="00A63F56">
        <w:rPr>
          <w:rFonts w:asciiTheme="minorEastAsia" w:hAnsiTheme="minorEastAsia" w:hint="eastAsia"/>
          <w:szCs w:val="21"/>
        </w:rPr>
        <w:t>的生活，这就</w:t>
      </w:r>
      <w:r>
        <w:rPr>
          <w:rFonts w:asciiTheme="minorEastAsia" w:hAnsiTheme="minorEastAsia" w:hint="eastAsia"/>
          <w:szCs w:val="21"/>
        </w:rPr>
        <w:t>是</w:t>
      </w:r>
      <w:r w:rsidR="00A63F56" w:rsidRPr="00A63F56">
        <w:rPr>
          <w:rFonts w:asciiTheme="minorEastAsia" w:hAnsiTheme="minorEastAsia" w:hint="eastAsia"/>
          <w:szCs w:val="21"/>
        </w:rPr>
        <w:t>为什么</w:t>
      </w:r>
      <w:r w:rsidR="00915BC2">
        <w:rPr>
          <w:rFonts w:asciiTheme="minorEastAsia" w:hAnsiTheme="minorEastAsia" w:hint="eastAsia"/>
          <w:szCs w:val="21"/>
        </w:rPr>
        <w:t>出现了“小别离”</w:t>
      </w:r>
      <w:r w:rsidR="00A63F56" w:rsidRPr="00A63F56">
        <w:rPr>
          <w:rFonts w:asciiTheme="minorEastAsia" w:hAnsiTheme="minorEastAsia" w:hint="eastAsia"/>
          <w:szCs w:val="21"/>
        </w:rPr>
        <w:t>现象。</w:t>
      </w:r>
    </w:p>
    <w:p w14:paraId="4A90998E" w14:textId="77777777" w:rsidR="00A63F56" w:rsidRDefault="00A63F56" w:rsidP="00A63F56">
      <w:pPr>
        <w:rPr>
          <w:rFonts w:asciiTheme="minorEastAsia" w:hAnsiTheme="minorEastAsia"/>
          <w:szCs w:val="21"/>
        </w:rPr>
      </w:pPr>
    </w:p>
    <w:p w14:paraId="285FBC59" w14:textId="77777777" w:rsidR="00C45697" w:rsidRPr="00C45697" w:rsidRDefault="00C45697" w:rsidP="00A63F56">
      <w:pPr>
        <w:rPr>
          <w:rFonts w:asciiTheme="minorEastAsia" w:hAnsiTheme="minorEastAsia"/>
          <w:b/>
          <w:szCs w:val="21"/>
        </w:rPr>
      </w:pPr>
      <w:r w:rsidRPr="00C45697">
        <w:rPr>
          <w:rFonts w:asciiTheme="minorEastAsia" w:hAnsiTheme="minorEastAsia" w:hint="eastAsia"/>
          <w:b/>
          <w:szCs w:val="21"/>
        </w:rPr>
        <w:t>现有的教育制度会改变吗？</w:t>
      </w:r>
    </w:p>
    <w:p w14:paraId="7BC95B0D" w14:textId="0B47FB93" w:rsidR="00A63F56" w:rsidRDefault="00A63F56" w:rsidP="00915BC2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我们国家的</w:t>
      </w:r>
      <w:r w:rsidR="003B5CE0">
        <w:rPr>
          <w:rFonts w:asciiTheme="minorEastAsia" w:hAnsiTheme="minorEastAsia" w:hint="eastAsia"/>
          <w:szCs w:val="21"/>
        </w:rPr>
        <w:t>教育体系</w:t>
      </w:r>
      <w:r w:rsidRPr="00A63F56">
        <w:rPr>
          <w:rFonts w:asciiTheme="minorEastAsia" w:hAnsiTheme="minorEastAsia" w:hint="eastAsia"/>
          <w:szCs w:val="21"/>
        </w:rPr>
        <w:t>没有办法完全转向精英家长</w:t>
      </w:r>
      <w:r w:rsidR="00915BC2">
        <w:rPr>
          <w:rFonts w:asciiTheme="minorEastAsia" w:hAnsiTheme="minorEastAsia" w:hint="eastAsia"/>
          <w:szCs w:val="21"/>
        </w:rPr>
        <w:t>。精英家长的个性化</w:t>
      </w:r>
      <w:r w:rsidRPr="00A63F56">
        <w:rPr>
          <w:rFonts w:asciiTheme="minorEastAsia" w:hAnsiTheme="minorEastAsia" w:hint="eastAsia"/>
          <w:szCs w:val="21"/>
        </w:rPr>
        <w:t>诉求在宏观层面上是没有效率的，也可能是不甚公平的</w:t>
      </w:r>
      <w:r w:rsidR="00915BC2">
        <w:rPr>
          <w:rFonts w:asciiTheme="minorEastAsia" w:hAnsiTheme="minorEastAsia" w:hint="eastAsia"/>
          <w:szCs w:val="21"/>
        </w:rPr>
        <w:t>——</w:t>
      </w:r>
      <w:r w:rsidRPr="00A63F56">
        <w:rPr>
          <w:rFonts w:asciiTheme="minorEastAsia" w:hAnsiTheme="minorEastAsia" w:hint="eastAsia"/>
          <w:szCs w:val="21"/>
        </w:rPr>
        <w:t>对这个阶层好的事情也许</w:t>
      </w:r>
      <w:r w:rsidR="00915BC2">
        <w:rPr>
          <w:rFonts w:asciiTheme="minorEastAsia" w:hAnsiTheme="minorEastAsia" w:hint="eastAsia"/>
          <w:szCs w:val="21"/>
        </w:rPr>
        <w:t>是</w:t>
      </w:r>
      <w:r w:rsidRPr="00A63F56">
        <w:rPr>
          <w:rFonts w:asciiTheme="minorEastAsia" w:hAnsiTheme="minorEastAsia" w:hint="eastAsia"/>
          <w:szCs w:val="21"/>
        </w:rPr>
        <w:t>对另一个阶层</w:t>
      </w:r>
      <w:r w:rsidR="00915BC2">
        <w:rPr>
          <w:rFonts w:asciiTheme="minorEastAsia" w:hAnsiTheme="minorEastAsia" w:hint="eastAsia"/>
          <w:szCs w:val="21"/>
        </w:rPr>
        <w:t>的不公平</w:t>
      </w:r>
      <w:r w:rsidRPr="00A63F56">
        <w:rPr>
          <w:rFonts w:asciiTheme="minorEastAsia" w:hAnsiTheme="minorEastAsia" w:hint="eastAsia"/>
          <w:szCs w:val="21"/>
        </w:rPr>
        <w:t>。阶层之间在教育目标和诉求上的博弈，</w:t>
      </w:r>
      <w:ins w:id="72" w:author="Yisu Zhou" w:date="2016-09-20T11:09:00Z">
        <w:r w:rsidR="00833CC7">
          <w:rPr>
            <w:rFonts w:asciiTheme="minorEastAsia" w:hAnsiTheme="minorEastAsia" w:hint="eastAsia"/>
            <w:szCs w:val="21"/>
          </w:rPr>
          <w:t>在整个社会结构没有大变动的背景下，</w:t>
        </w:r>
      </w:ins>
      <w:r w:rsidRPr="00A63F56">
        <w:rPr>
          <w:rFonts w:asciiTheme="minorEastAsia" w:hAnsiTheme="minorEastAsia" w:hint="eastAsia"/>
          <w:szCs w:val="21"/>
        </w:rPr>
        <w:t>我</w:t>
      </w:r>
      <w:r w:rsidR="003B5CE0">
        <w:rPr>
          <w:rFonts w:asciiTheme="minorEastAsia" w:hAnsiTheme="minorEastAsia" w:hint="eastAsia"/>
          <w:szCs w:val="21"/>
        </w:rPr>
        <w:t>们叫零和博弈，有</w:t>
      </w:r>
      <w:r w:rsidRPr="00A63F56">
        <w:rPr>
          <w:rFonts w:asciiTheme="minorEastAsia" w:hAnsiTheme="minorEastAsia" w:hint="eastAsia"/>
          <w:szCs w:val="21"/>
        </w:rPr>
        <w:t>人受益</w:t>
      </w:r>
      <w:r w:rsidR="003B5CE0">
        <w:rPr>
          <w:rFonts w:asciiTheme="minorEastAsia" w:hAnsiTheme="minorEastAsia" w:hint="eastAsia"/>
          <w:szCs w:val="21"/>
        </w:rPr>
        <w:t>就</w:t>
      </w:r>
      <w:r w:rsidRPr="00A63F56">
        <w:rPr>
          <w:rFonts w:asciiTheme="minorEastAsia" w:hAnsiTheme="minorEastAsia" w:hint="eastAsia"/>
          <w:szCs w:val="21"/>
        </w:rPr>
        <w:t>有人受损。国家不予以回应也是有道理的。</w:t>
      </w:r>
    </w:p>
    <w:p w14:paraId="76B6EED1" w14:textId="3B792967" w:rsidR="003735FA" w:rsidRPr="00A63F56" w:rsidRDefault="003735FA" w:rsidP="003735FA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如果教育制度</w:t>
      </w:r>
      <w:r w:rsidRPr="00A63F56">
        <w:rPr>
          <w:rFonts w:asciiTheme="minorEastAsia" w:hAnsiTheme="minorEastAsia" w:hint="eastAsia"/>
          <w:szCs w:val="21"/>
        </w:rPr>
        <w:t>调整</w:t>
      </w:r>
      <w:r>
        <w:rPr>
          <w:rFonts w:asciiTheme="minorEastAsia" w:hAnsiTheme="minorEastAsia" w:hint="eastAsia"/>
          <w:szCs w:val="21"/>
        </w:rPr>
        <w:t>，标准</w:t>
      </w:r>
      <w:r w:rsidRPr="00A63F56">
        <w:rPr>
          <w:rFonts w:asciiTheme="minorEastAsia" w:hAnsiTheme="minorEastAsia" w:hint="eastAsia"/>
          <w:szCs w:val="21"/>
        </w:rPr>
        <w:t>更公平一点</w:t>
      </w:r>
      <w:r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大学招生</w:t>
      </w:r>
      <w:ins w:id="73" w:author="Yisu Zhou" w:date="2016-09-20T11:09:00Z">
        <w:r w:rsidR="000363C6">
          <w:rPr>
            <w:rFonts w:asciiTheme="minorEastAsia" w:hAnsiTheme="minorEastAsia" w:hint="eastAsia"/>
            <w:szCs w:val="21"/>
          </w:rPr>
          <w:t>偏向弱势家庭</w:t>
        </w:r>
      </w:ins>
      <w:r w:rsidRPr="00A63F56">
        <w:rPr>
          <w:rFonts w:asciiTheme="minorEastAsia" w:hAnsiTheme="minorEastAsia" w:hint="eastAsia"/>
          <w:szCs w:val="21"/>
        </w:rPr>
        <w:t>更自主一点</w:t>
      </w:r>
      <w:r>
        <w:rPr>
          <w:rFonts w:asciiTheme="minorEastAsia" w:hAnsiTheme="minorEastAsia" w:hint="eastAsia"/>
          <w:szCs w:val="21"/>
        </w:rPr>
        <w:t>，从</w:t>
      </w:r>
      <w:r w:rsidRPr="00A63F56">
        <w:rPr>
          <w:rFonts w:asciiTheme="minorEastAsia" w:hAnsiTheme="minorEastAsia" w:hint="eastAsia"/>
          <w:szCs w:val="21"/>
        </w:rPr>
        <w:t>小升初</w:t>
      </w:r>
      <w:r>
        <w:rPr>
          <w:rFonts w:asciiTheme="minorEastAsia" w:hAnsiTheme="minorEastAsia" w:hint="eastAsia"/>
          <w:szCs w:val="21"/>
        </w:rPr>
        <w:t>到高中每个阶段学生的选拔</w:t>
      </w:r>
      <w:r w:rsidRPr="00A63F56">
        <w:rPr>
          <w:rFonts w:asciiTheme="minorEastAsia" w:hAnsiTheme="minorEastAsia" w:hint="eastAsia"/>
          <w:szCs w:val="21"/>
        </w:rPr>
        <w:t>能够更多元化一点</w:t>
      </w:r>
      <w:r>
        <w:rPr>
          <w:rFonts w:asciiTheme="minorEastAsia" w:hAnsiTheme="minorEastAsia" w:hint="eastAsia"/>
          <w:szCs w:val="21"/>
        </w:rPr>
        <w:t>，</w:t>
      </w:r>
      <w:ins w:id="74" w:author="Yisu Zhou" w:date="2016-09-20T11:10:00Z">
        <w:r w:rsidR="000363C6">
          <w:rPr>
            <w:rFonts w:asciiTheme="minorEastAsia" w:hAnsiTheme="minorEastAsia" w:hint="eastAsia"/>
            <w:szCs w:val="21"/>
          </w:rPr>
          <w:t>政府教育政策的制定、实施和评估更公开透明，</w:t>
        </w:r>
      </w:ins>
      <w:r w:rsidRPr="00A63F56">
        <w:rPr>
          <w:rFonts w:asciiTheme="minorEastAsia" w:hAnsiTheme="minorEastAsia" w:hint="eastAsia"/>
          <w:szCs w:val="21"/>
        </w:rPr>
        <w:t>相对来说能够缓解他们的</w:t>
      </w:r>
      <w:r>
        <w:rPr>
          <w:rFonts w:asciiTheme="minorEastAsia" w:hAnsiTheme="minorEastAsia" w:hint="eastAsia"/>
          <w:szCs w:val="21"/>
        </w:rPr>
        <w:t>部分</w:t>
      </w:r>
      <w:r w:rsidRPr="00A63F56">
        <w:rPr>
          <w:rFonts w:asciiTheme="minorEastAsia" w:hAnsiTheme="minorEastAsia" w:hint="eastAsia"/>
          <w:szCs w:val="21"/>
        </w:rPr>
        <w:t>焦虑。</w:t>
      </w:r>
    </w:p>
    <w:p w14:paraId="62F4B3BF" w14:textId="43583BD8" w:rsidR="003735FA" w:rsidRPr="00A63F56" w:rsidRDefault="003735FA" w:rsidP="003735FA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还有普及</w:t>
      </w:r>
      <w:r>
        <w:rPr>
          <w:rFonts w:asciiTheme="minorEastAsia" w:hAnsiTheme="minorEastAsia" w:hint="eastAsia"/>
          <w:szCs w:val="21"/>
        </w:rPr>
        <w:t>优质教育资源</w:t>
      </w:r>
      <w:r w:rsidRPr="00A63F56">
        <w:rPr>
          <w:rFonts w:asciiTheme="minorEastAsia" w:hAnsiTheme="minorEastAsia" w:hint="eastAsia"/>
          <w:szCs w:val="21"/>
        </w:rPr>
        <w:t>，不要</w:t>
      </w:r>
      <w:r>
        <w:rPr>
          <w:rFonts w:asciiTheme="minorEastAsia" w:hAnsiTheme="minorEastAsia" w:hint="eastAsia"/>
          <w:szCs w:val="21"/>
        </w:rPr>
        <w:t>将优质资源限定在某些区域，</w:t>
      </w:r>
      <w:r w:rsidRPr="00A63F56">
        <w:rPr>
          <w:rFonts w:asciiTheme="minorEastAsia" w:hAnsiTheme="minorEastAsia" w:hint="eastAsia"/>
          <w:szCs w:val="21"/>
        </w:rPr>
        <w:t>把教育资源均等化，</w:t>
      </w:r>
      <w:r>
        <w:rPr>
          <w:rFonts w:asciiTheme="minorEastAsia" w:hAnsiTheme="minorEastAsia" w:hint="eastAsia"/>
          <w:szCs w:val="21"/>
        </w:rPr>
        <w:t>这些</w:t>
      </w:r>
      <w:r w:rsidRPr="00A63F56">
        <w:rPr>
          <w:rFonts w:asciiTheme="minorEastAsia" w:hAnsiTheme="minorEastAsia" w:hint="eastAsia"/>
          <w:szCs w:val="21"/>
        </w:rPr>
        <w:t>做得好些的话，也会带来不错的</w:t>
      </w:r>
      <w:r>
        <w:rPr>
          <w:rFonts w:asciiTheme="minorEastAsia" w:hAnsiTheme="minorEastAsia" w:hint="eastAsia"/>
          <w:szCs w:val="21"/>
        </w:rPr>
        <w:t>结果</w:t>
      </w:r>
      <w:r w:rsidRPr="00A63F56">
        <w:rPr>
          <w:rFonts w:asciiTheme="minorEastAsia" w:hAnsiTheme="minorEastAsia" w:hint="eastAsia"/>
          <w:szCs w:val="21"/>
        </w:rPr>
        <w:t>。</w:t>
      </w:r>
      <w:ins w:id="75" w:author="Yisu Zhou" w:date="2016-09-20T11:11:00Z">
        <w:r w:rsidR="000363C6">
          <w:rPr>
            <w:rFonts w:asciiTheme="minorEastAsia" w:hAnsiTheme="minorEastAsia" w:hint="eastAsia"/>
            <w:szCs w:val="21"/>
          </w:rPr>
          <w:t>这些是教育部门的同志都认识到并在做的。</w:t>
        </w:r>
      </w:ins>
    </w:p>
    <w:p w14:paraId="60A08EE9" w14:textId="47202341" w:rsidR="00A63F56" w:rsidRPr="00A63F56" w:rsidRDefault="003735FA" w:rsidP="003735FA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但</w:t>
      </w:r>
      <w:ins w:id="76" w:author="Yisu Zhou" w:date="2016-09-20T11:11:00Z">
        <w:r w:rsidR="000363C6">
          <w:rPr>
            <w:rFonts w:asciiTheme="minorEastAsia" w:hAnsiTheme="minorEastAsia" w:hint="eastAsia"/>
            <w:szCs w:val="21"/>
          </w:rPr>
          <w:t>我认为，</w:t>
        </w:r>
      </w:ins>
      <w:r w:rsidR="00566749">
        <w:rPr>
          <w:rFonts w:asciiTheme="minorEastAsia" w:hAnsiTheme="minorEastAsia" w:hint="eastAsia"/>
          <w:szCs w:val="21"/>
        </w:rPr>
        <w:t>我们国家教育体制</w:t>
      </w:r>
      <w:r w:rsidR="00A63F56" w:rsidRPr="00A63F56">
        <w:rPr>
          <w:rFonts w:asciiTheme="minorEastAsia" w:hAnsiTheme="minorEastAsia" w:hint="eastAsia"/>
          <w:szCs w:val="21"/>
        </w:rPr>
        <w:t>改革</w:t>
      </w:r>
      <w:r w:rsidR="00566749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并不能够从根本上缓解</w:t>
      </w:r>
      <w:r w:rsidR="00566749">
        <w:rPr>
          <w:rFonts w:asciiTheme="minorEastAsia" w:hAnsiTheme="minorEastAsia" w:hint="eastAsia"/>
          <w:szCs w:val="21"/>
        </w:rPr>
        <w:t>中产的</w:t>
      </w:r>
      <w:r w:rsidR="00A63F56" w:rsidRPr="00A63F56">
        <w:rPr>
          <w:rFonts w:asciiTheme="minorEastAsia" w:hAnsiTheme="minorEastAsia" w:hint="eastAsia"/>
          <w:szCs w:val="21"/>
        </w:rPr>
        <w:t>这种焦虑。</w:t>
      </w:r>
      <w:r w:rsidR="00566749">
        <w:rPr>
          <w:rFonts w:asciiTheme="minorEastAsia" w:hAnsiTheme="minorEastAsia" w:hint="eastAsia"/>
          <w:szCs w:val="21"/>
        </w:rPr>
        <w:t>中产家庭</w:t>
      </w:r>
      <w:r w:rsidR="00566749" w:rsidRPr="00A63F56">
        <w:rPr>
          <w:rFonts w:asciiTheme="minorEastAsia" w:hAnsiTheme="minorEastAsia" w:hint="eastAsia"/>
          <w:szCs w:val="21"/>
        </w:rPr>
        <w:t>家长</w:t>
      </w:r>
      <w:r w:rsidR="00A63F56" w:rsidRPr="00A63F56">
        <w:rPr>
          <w:rFonts w:asciiTheme="minorEastAsia" w:hAnsiTheme="minorEastAsia" w:hint="eastAsia"/>
          <w:szCs w:val="21"/>
        </w:rPr>
        <w:t>的目的</w:t>
      </w:r>
      <w:r w:rsidR="00566749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是希望</w:t>
      </w:r>
      <w:r w:rsidR="00566749">
        <w:rPr>
          <w:rFonts w:asciiTheme="minorEastAsia" w:hAnsiTheme="minorEastAsia" w:hint="eastAsia"/>
          <w:szCs w:val="21"/>
        </w:rPr>
        <w:t>孩子</w:t>
      </w:r>
      <w:r w:rsidR="00A63F56" w:rsidRPr="00A63F56">
        <w:rPr>
          <w:rFonts w:asciiTheme="minorEastAsia" w:hAnsiTheme="minorEastAsia" w:hint="eastAsia"/>
          <w:szCs w:val="21"/>
        </w:rPr>
        <w:t>能够进入到社会的上层</w:t>
      </w:r>
      <w:r w:rsidR="00566749">
        <w:rPr>
          <w:rFonts w:asciiTheme="minorEastAsia" w:hAnsiTheme="minorEastAsia" w:hint="eastAsia"/>
          <w:szCs w:val="21"/>
        </w:rPr>
        <w:t>，或者是</w:t>
      </w:r>
      <w:r w:rsidR="00A63F56" w:rsidRPr="00A63F56">
        <w:rPr>
          <w:rFonts w:asciiTheme="minorEastAsia" w:hAnsiTheme="minorEastAsia" w:hint="eastAsia"/>
          <w:szCs w:val="21"/>
        </w:rPr>
        <w:t>比他们</w:t>
      </w:r>
      <w:r w:rsidR="00566749">
        <w:rPr>
          <w:rFonts w:asciiTheme="minorEastAsia" w:hAnsiTheme="minorEastAsia" w:hint="eastAsia"/>
          <w:szCs w:val="21"/>
        </w:rPr>
        <w:t>所在阶层</w:t>
      </w:r>
      <w:r w:rsidR="00A63F56" w:rsidRPr="00A63F56">
        <w:rPr>
          <w:rFonts w:asciiTheme="minorEastAsia" w:hAnsiTheme="minorEastAsia" w:hint="eastAsia"/>
          <w:szCs w:val="21"/>
        </w:rPr>
        <w:t>更好的</w:t>
      </w:r>
      <w:r w:rsidR="00566749">
        <w:rPr>
          <w:rFonts w:asciiTheme="minorEastAsia" w:hAnsiTheme="minorEastAsia" w:hint="eastAsia"/>
          <w:szCs w:val="21"/>
        </w:rPr>
        <w:t>社会体系里。那</w:t>
      </w:r>
      <w:r w:rsidR="00A63F56" w:rsidRPr="00A63F56">
        <w:rPr>
          <w:rFonts w:asciiTheme="minorEastAsia" w:hAnsiTheme="minorEastAsia" w:hint="eastAsia"/>
          <w:szCs w:val="21"/>
        </w:rPr>
        <w:t>意味着</w:t>
      </w:r>
      <w:r w:rsidR="00566749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他们要进入全球性的教育流动的</w:t>
      </w:r>
      <w:r w:rsidR="00915BC2">
        <w:rPr>
          <w:rFonts w:asciiTheme="minorEastAsia" w:hAnsiTheme="minorEastAsia" w:hint="eastAsia"/>
          <w:szCs w:val="21"/>
        </w:rPr>
        <w:t>博弈里面，他们的孩子</w:t>
      </w:r>
      <w:r w:rsidR="00566749">
        <w:rPr>
          <w:rFonts w:asciiTheme="minorEastAsia" w:hAnsiTheme="minorEastAsia" w:hint="eastAsia"/>
          <w:szCs w:val="21"/>
        </w:rPr>
        <w:t>要进入</w:t>
      </w:r>
      <w:r w:rsidR="00915BC2">
        <w:rPr>
          <w:rFonts w:asciiTheme="minorEastAsia" w:hAnsiTheme="minorEastAsia" w:hint="eastAsia"/>
          <w:szCs w:val="21"/>
        </w:rPr>
        <w:t>和全世界其他的孩子</w:t>
      </w:r>
      <w:r w:rsidR="00A63F56" w:rsidRPr="00A63F56">
        <w:rPr>
          <w:rFonts w:asciiTheme="minorEastAsia" w:hAnsiTheme="minorEastAsia" w:hint="eastAsia"/>
          <w:szCs w:val="21"/>
        </w:rPr>
        <w:t>竞争</w:t>
      </w:r>
      <w:r w:rsidR="00566749"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游戏</w:t>
      </w:r>
      <w:r w:rsidR="00566749">
        <w:rPr>
          <w:rFonts w:asciiTheme="minorEastAsia" w:hAnsiTheme="minorEastAsia" w:hint="eastAsia"/>
          <w:szCs w:val="21"/>
        </w:rPr>
        <w:t>里</w:t>
      </w:r>
      <w:r w:rsidR="00A63F56" w:rsidRPr="00A63F56">
        <w:rPr>
          <w:rFonts w:asciiTheme="minorEastAsia" w:hAnsiTheme="minorEastAsia" w:hint="eastAsia"/>
          <w:szCs w:val="21"/>
        </w:rPr>
        <w:t>。</w:t>
      </w:r>
      <w:r w:rsidR="00566749">
        <w:rPr>
          <w:rFonts w:asciiTheme="minorEastAsia" w:hAnsiTheme="minorEastAsia" w:hint="eastAsia"/>
          <w:szCs w:val="21"/>
        </w:rPr>
        <w:t>如果他们去的是北美，他们就是和北美</w:t>
      </w:r>
      <w:r w:rsidR="00A63F56" w:rsidRPr="00A63F56">
        <w:rPr>
          <w:rFonts w:asciiTheme="minorEastAsia" w:hAnsiTheme="minorEastAsia" w:hint="eastAsia"/>
          <w:szCs w:val="21"/>
        </w:rPr>
        <w:t>中上层的孩子去竞争。这个游戏竞争</w:t>
      </w:r>
      <w:r w:rsidR="00566749"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惨烈程度</w:t>
      </w:r>
      <w:r w:rsidR="00566749">
        <w:rPr>
          <w:rFonts w:asciiTheme="minorEastAsia" w:hAnsiTheme="minorEastAsia" w:hint="eastAsia"/>
          <w:szCs w:val="21"/>
        </w:rPr>
        <w:t>，或许</w:t>
      </w:r>
      <w:r w:rsidR="00A63F56" w:rsidRPr="00A63F56">
        <w:rPr>
          <w:rFonts w:asciiTheme="minorEastAsia" w:hAnsiTheme="minorEastAsia" w:hint="eastAsia"/>
          <w:szCs w:val="21"/>
        </w:rPr>
        <w:t>会比在国内的要好一点</w:t>
      </w:r>
      <w:r w:rsidR="00566749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但是也好</w:t>
      </w:r>
      <w:r w:rsidR="00566749" w:rsidRPr="00A63F56">
        <w:rPr>
          <w:rFonts w:asciiTheme="minorEastAsia" w:hAnsiTheme="minorEastAsia" w:hint="eastAsia"/>
          <w:szCs w:val="21"/>
        </w:rPr>
        <w:t>不</w:t>
      </w:r>
      <w:r w:rsidR="00566749">
        <w:rPr>
          <w:rFonts w:asciiTheme="minorEastAsia" w:hAnsiTheme="minorEastAsia" w:hint="eastAsia"/>
          <w:szCs w:val="21"/>
        </w:rPr>
        <w:t>到</w:t>
      </w:r>
      <w:r w:rsidR="00A63F56" w:rsidRPr="00A63F56">
        <w:rPr>
          <w:rFonts w:asciiTheme="minorEastAsia" w:hAnsiTheme="minorEastAsia" w:hint="eastAsia"/>
          <w:szCs w:val="21"/>
        </w:rPr>
        <w:t>哪去。</w:t>
      </w:r>
    </w:p>
    <w:p w14:paraId="0A976966" w14:textId="3E1D1AC5" w:rsidR="00A63F56" w:rsidRPr="00A63F56" w:rsidRDefault="00915BC2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A63F56" w:rsidRPr="00A63F56">
        <w:rPr>
          <w:rFonts w:asciiTheme="minorEastAsia" w:hAnsiTheme="minorEastAsia" w:hint="eastAsia"/>
          <w:szCs w:val="21"/>
        </w:rPr>
        <w:t>也就是说竞争仍然还在。只不过竞争的范畴不大一样了，竞争的内容，获胜或失败的条件和国内不一样了，它评判的标准多元化</w:t>
      </w:r>
      <w:r w:rsidR="0093384F">
        <w:rPr>
          <w:rFonts w:asciiTheme="minorEastAsia" w:hAnsiTheme="minorEastAsia" w:hint="eastAsia"/>
          <w:szCs w:val="21"/>
        </w:rPr>
        <w:t>了</w:t>
      </w:r>
      <w:r w:rsidR="00A63F56" w:rsidRPr="00A63F56">
        <w:rPr>
          <w:rFonts w:asciiTheme="minorEastAsia" w:hAnsiTheme="minorEastAsia" w:hint="eastAsia"/>
          <w:szCs w:val="21"/>
        </w:rPr>
        <w:t>一</w:t>
      </w:r>
      <w:r>
        <w:rPr>
          <w:rFonts w:asciiTheme="minorEastAsia" w:hAnsiTheme="minorEastAsia" w:hint="eastAsia"/>
          <w:szCs w:val="21"/>
        </w:rPr>
        <w:t>些</w:t>
      </w:r>
      <w:r w:rsidR="00A63F56" w:rsidRPr="00A63F56">
        <w:rPr>
          <w:rFonts w:asciiTheme="minorEastAsia" w:hAnsiTheme="minorEastAsia" w:hint="eastAsia"/>
          <w:szCs w:val="21"/>
        </w:rPr>
        <w:t>，参与的途径也多元化一</w:t>
      </w:r>
      <w:r>
        <w:rPr>
          <w:rFonts w:asciiTheme="minorEastAsia" w:hAnsiTheme="minorEastAsia" w:hint="eastAsia"/>
          <w:szCs w:val="21"/>
        </w:rPr>
        <w:t>些</w:t>
      </w:r>
      <w:r w:rsidR="00A63F56" w:rsidRPr="00A63F56">
        <w:rPr>
          <w:rFonts w:asciiTheme="minorEastAsia" w:hAnsiTheme="minorEastAsia" w:hint="eastAsia"/>
          <w:szCs w:val="21"/>
        </w:rPr>
        <w:t>，对家长来说，能缓解一部分焦虑，但并不能根本上缓解他们焦虑。</w:t>
      </w:r>
      <w:ins w:id="77" w:author="Yisu Zhou" w:date="2016-09-20T11:12:00Z">
        <w:r w:rsidR="000363C6">
          <w:rPr>
            <w:rFonts w:asciiTheme="minorEastAsia" w:hAnsiTheme="minorEastAsia" w:hint="eastAsia"/>
            <w:szCs w:val="21"/>
          </w:rPr>
          <w:t>从大的背景上看，发达国家中产们的生活在过去30年是越来越不好的，</w:t>
        </w:r>
      </w:ins>
      <w:del w:id="78" w:author="Yisu Zhou" w:date="2016-09-20T11:12:00Z">
        <w:r w:rsidR="00A63F56" w:rsidRPr="00A63F56" w:rsidDel="000363C6">
          <w:rPr>
            <w:rFonts w:asciiTheme="minorEastAsia" w:hAnsiTheme="minorEastAsia" w:hint="eastAsia"/>
            <w:szCs w:val="21"/>
          </w:rPr>
          <w:delText>因为</w:delText>
        </w:r>
      </w:del>
      <w:ins w:id="79" w:author="Yisu Zhou" w:date="2016-09-20T11:12:00Z">
        <w:r w:rsidR="000363C6">
          <w:rPr>
            <w:rFonts w:asciiTheme="minorEastAsia" w:hAnsiTheme="minorEastAsia" w:hint="eastAsia"/>
            <w:szCs w:val="21"/>
          </w:rPr>
          <w:t>所以</w:t>
        </w:r>
      </w:ins>
      <w:r w:rsidR="00A63F56" w:rsidRPr="00A63F56">
        <w:rPr>
          <w:rFonts w:asciiTheme="minorEastAsia" w:hAnsiTheme="minorEastAsia" w:hint="eastAsia"/>
          <w:szCs w:val="21"/>
        </w:rPr>
        <w:t>中产阶级的焦虑是全球性的一个通病，是这个阶层特有的现象</w:t>
      </w:r>
      <w:r>
        <w:rPr>
          <w:rFonts w:asciiTheme="minorEastAsia" w:hAnsiTheme="minorEastAsia" w:hint="eastAsia"/>
          <w:szCs w:val="21"/>
        </w:rPr>
        <w:t>。</w:t>
      </w:r>
      <w:r w:rsidR="0093384F">
        <w:rPr>
          <w:rFonts w:asciiTheme="minorEastAsia" w:hAnsiTheme="minorEastAsia" w:hint="eastAsia"/>
          <w:szCs w:val="21"/>
        </w:rPr>
        <w:t>他</w:t>
      </w:r>
      <w:r w:rsidR="00A63F56" w:rsidRPr="00A63F56">
        <w:rPr>
          <w:rFonts w:asciiTheme="minorEastAsia" w:hAnsiTheme="minorEastAsia" w:hint="eastAsia"/>
          <w:szCs w:val="21"/>
        </w:rPr>
        <w:t>处在社会阶层的中间，很容易往下走</w:t>
      </w:r>
      <w:r w:rsidR="0093384F">
        <w:rPr>
          <w:rFonts w:asciiTheme="minorEastAsia" w:hAnsiTheme="minorEastAsia" w:hint="eastAsia"/>
          <w:szCs w:val="21"/>
        </w:rPr>
        <w:t>而</w:t>
      </w:r>
      <w:r w:rsidR="00A63F56" w:rsidRPr="00A63F56">
        <w:rPr>
          <w:rFonts w:asciiTheme="minorEastAsia" w:hAnsiTheme="minorEastAsia" w:hint="eastAsia"/>
          <w:szCs w:val="21"/>
        </w:rPr>
        <w:t>往上之路又</w:t>
      </w:r>
      <w:r w:rsidR="00312719">
        <w:rPr>
          <w:rFonts w:asciiTheme="minorEastAsia" w:hAnsiTheme="minorEastAsia" w:hint="eastAsia"/>
          <w:szCs w:val="21"/>
        </w:rPr>
        <w:t>非常之难，所以，在现有的社会结构里，</w:t>
      </w:r>
      <w:ins w:id="80" w:author="Yisu Zhou" w:date="2016-09-20T11:13:00Z">
        <w:r w:rsidR="00206BAA">
          <w:rPr>
            <w:rFonts w:asciiTheme="minorEastAsia" w:hAnsiTheme="minorEastAsia" w:hint="eastAsia"/>
            <w:szCs w:val="21"/>
          </w:rPr>
          <w:t>因为富裕阶层擭取</w:t>
        </w:r>
      </w:ins>
      <w:ins w:id="81" w:author="Yisu Zhou" w:date="2016-09-20T11:14:00Z">
        <w:r w:rsidR="00206BAA">
          <w:rPr>
            <w:rFonts w:asciiTheme="minorEastAsia" w:hAnsiTheme="minorEastAsia" w:hint="eastAsia"/>
            <w:szCs w:val="21"/>
          </w:rPr>
          <w:t>越来越多的全球财富，中产</w:t>
        </w:r>
      </w:ins>
      <w:ins w:id="82" w:author="Yisu Zhou" w:date="2016-09-20T11:15:00Z">
        <w:r w:rsidR="00206BAA">
          <w:rPr>
            <w:rFonts w:asciiTheme="minorEastAsia" w:hAnsiTheme="minorEastAsia" w:hint="eastAsia"/>
            <w:szCs w:val="21"/>
          </w:rPr>
          <w:t>的位置在不断被挤压。社会大背景</w:t>
        </w:r>
      </w:ins>
      <w:r w:rsidR="00312719">
        <w:rPr>
          <w:rFonts w:asciiTheme="minorEastAsia" w:hAnsiTheme="minorEastAsia" w:hint="eastAsia"/>
          <w:szCs w:val="21"/>
        </w:rPr>
        <w:t>很难在根本上缓解他们的焦虑</w:t>
      </w:r>
      <w:r w:rsidR="00A63F56" w:rsidRPr="00A63F56">
        <w:rPr>
          <w:rFonts w:asciiTheme="minorEastAsia" w:hAnsiTheme="minorEastAsia" w:hint="eastAsia"/>
          <w:szCs w:val="21"/>
        </w:rPr>
        <w:t>。</w:t>
      </w:r>
    </w:p>
    <w:p w14:paraId="6DB31EFB" w14:textId="77777777" w:rsidR="00A63F56" w:rsidRPr="00A63F56" w:rsidRDefault="00312719" w:rsidP="00915BC2">
      <w:pPr>
        <w:ind w:firstLineChars="200" w:firstLine="420"/>
        <w:rPr>
          <w:rFonts w:asciiTheme="minorEastAsia" w:hAnsiTheme="minorEastAsia"/>
          <w:szCs w:val="21"/>
        </w:rPr>
      </w:pPr>
      <w:commentRangeStart w:id="83"/>
      <w:r w:rsidRPr="00A63F56">
        <w:rPr>
          <w:rFonts w:asciiTheme="minorEastAsia" w:hAnsiTheme="minorEastAsia" w:hint="eastAsia"/>
          <w:szCs w:val="21"/>
        </w:rPr>
        <w:t>教育</w:t>
      </w:r>
      <w:r>
        <w:rPr>
          <w:rFonts w:asciiTheme="minorEastAsia" w:hAnsiTheme="minorEastAsia" w:hint="eastAsia"/>
          <w:szCs w:val="21"/>
        </w:rPr>
        <w:t>不过是是他们</w:t>
      </w:r>
      <w:r w:rsidR="00915BC2">
        <w:rPr>
          <w:rFonts w:asciiTheme="minorEastAsia" w:hAnsiTheme="minorEastAsia" w:hint="eastAsia"/>
          <w:szCs w:val="21"/>
        </w:rPr>
        <w:t>焦虑的一个集中</w:t>
      </w:r>
      <w:r w:rsidRPr="00A63F56">
        <w:rPr>
          <w:rFonts w:asciiTheme="minorEastAsia" w:hAnsiTheme="minorEastAsia" w:hint="eastAsia"/>
          <w:szCs w:val="21"/>
        </w:rPr>
        <w:t>出口</w:t>
      </w:r>
      <w:r>
        <w:rPr>
          <w:rFonts w:asciiTheme="minorEastAsia" w:hAnsiTheme="minorEastAsia" w:hint="eastAsia"/>
          <w:szCs w:val="21"/>
        </w:rPr>
        <w:t>。</w:t>
      </w:r>
    </w:p>
    <w:p w14:paraId="0BB8747B" w14:textId="77777777" w:rsidR="00A63F56" w:rsidRPr="00915BC2" w:rsidRDefault="00915BC2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3735FA" w:rsidRPr="00A63F56">
        <w:rPr>
          <w:rFonts w:asciiTheme="minorEastAsia" w:hAnsiTheme="minorEastAsia" w:hint="eastAsia"/>
          <w:szCs w:val="21"/>
        </w:rPr>
        <w:t>现在国家所采取的</w:t>
      </w:r>
      <w:r w:rsidR="003735FA">
        <w:rPr>
          <w:rFonts w:asciiTheme="minorEastAsia" w:hAnsiTheme="minorEastAsia" w:hint="eastAsia"/>
          <w:szCs w:val="21"/>
        </w:rPr>
        <w:t>方式，</w:t>
      </w:r>
      <w:r w:rsidR="003735FA" w:rsidRPr="00A63F56">
        <w:rPr>
          <w:rFonts w:asciiTheme="minorEastAsia" w:hAnsiTheme="minorEastAsia" w:hint="eastAsia"/>
          <w:szCs w:val="21"/>
        </w:rPr>
        <w:t>就是</w:t>
      </w:r>
      <w:r w:rsidR="003735FA">
        <w:rPr>
          <w:rFonts w:asciiTheme="minorEastAsia" w:hAnsiTheme="minorEastAsia" w:hint="eastAsia"/>
          <w:szCs w:val="21"/>
        </w:rPr>
        <w:t>打开</w:t>
      </w:r>
      <w:r w:rsidR="003735FA" w:rsidRPr="00A63F56">
        <w:rPr>
          <w:rFonts w:asciiTheme="minorEastAsia" w:hAnsiTheme="minorEastAsia" w:hint="eastAsia"/>
          <w:szCs w:val="21"/>
        </w:rPr>
        <w:t>民办教育和私立教育这条路。对公</w:t>
      </w:r>
      <w:r w:rsidR="003735FA">
        <w:rPr>
          <w:rFonts w:asciiTheme="minorEastAsia" w:hAnsiTheme="minorEastAsia" w:hint="eastAsia"/>
          <w:szCs w:val="21"/>
        </w:rPr>
        <w:t>立学校</w:t>
      </w:r>
      <w:r w:rsidR="003735FA" w:rsidRPr="00A63F56">
        <w:rPr>
          <w:rFonts w:asciiTheme="minorEastAsia" w:hAnsiTheme="minorEastAsia" w:hint="eastAsia"/>
          <w:szCs w:val="21"/>
        </w:rPr>
        <w:t>不</w:t>
      </w:r>
      <w:r w:rsidR="003735FA">
        <w:rPr>
          <w:rFonts w:asciiTheme="minorEastAsia" w:hAnsiTheme="minorEastAsia" w:hint="eastAsia"/>
          <w:szCs w:val="21"/>
        </w:rPr>
        <w:t>满的，</w:t>
      </w:r>
      <w:r w:rsidR="003735FA" w:rsidRPr="00A63F56">
        <w:rPr>
          <w:rFonts w:asciiTheme="minorEastAsia" w:hAnsiTheme="minorEastAsia" w:hint="eastAsia"/>
          <w:szCs w:val="21"/>
        </w:rPr>
        <w:t>可以去走这条路</w:t>
      </w:r>
      <w:r w:rsidR="003735FA">
        <w:rPr>
          <w:rFonts w:asciiTheme="minorEastAsia" w:hAnsiTheme="minorEastAsia" w:hint="eastAsia"/>
          <w:szCs w:val="21"/>
        </w:rPr>
        <w:t>；甚至</w:t>
      </w:r>
      <w:r w:rsidR="003735FA" w:rsidRPr="00A63F56">
        <w:rPr>
          <w:rFonts w:asciiTheme="minorEastAsia" w:hAnsiTheme="minorEastAsia" w:hint="eastAsia"/>
          <w:szCs w:val="21"/>
        </w:rPr>
        <w:t>不需要参加国家的高考</w:t>
      </w:r>
      <w:r w:rsidR="003735FA">
        <w:rPr>
          <w:rFonts w:asciiTheme="minorEastAsia" w:hAnsiTheme="minorEastAsia" w:hint="eastAsia"/>
          <w:szCs w:val="21"/>
        </w:rPr>
        <w:t>，</w:t>
      </w:r>
      <w:r w:rsidR="003735FA" w:rsidRPr="00A63F56">
        <w:rPr>
          <w:rFonts w:asciiTheme="minorEastAsia" w:hAnsiTheme="minorEastAsia" w:hint="eastAsia"/>
          <w:szCs w:val="21"/>
        </w:rPr>
        <w:t>可以</w:t>
      </w:r>
      <w:r w:rsidR="003735FA">
        <w:rPr>
          <w:rFonts w:asciiTheme="minorEastAsia" w:hAnsiTheme="minorEastAsia" w:hint="eastAsia"/>
          <w:szCs w:val="21"/>
        </w:rPr>
        <w:t>直接</w:t>
      </w:r>
      <w:r w:rsidR="003735FA" w:rsidRPr="00A63F56">
        <w:rPr>
          <w:rFonts w:asciiTheme="minorEastAsia" w:hAnsiTheme="minorEastAsia" w:hint="eastAsia"/>
          <w:szCs w:val="21"/>
        </w:rPr>
        <w:t>出国</w:t>
      </w:r>
      <w:r w:rsidR="003735FA">
        <w:rPr>
          <w:rFonts w:asciiTheme="minorEastAsia" w:hAnsiTheme="minorEastAsia" w:hint="eastAsia"/>
          <w:szCs w:val="21"/>
        </w:rPr>
        <w:t>读书</w:t>
      </w:r>
      <w:r w:rsidR="003735FA" w:rsidRPr="00A63F56">
        <w:rPr>
          <w:rFonts w:asciiTheme="minorEastAsia" w:hAnsiTheme="minorEastAsia" w:hint="eastAsia"/>
          <w:szCs w:val="21"/>
        </w:rPr>
        <w:t>。但是对于国内绝大部分的社会的中下层来说，公办教育是一条好的路，一条公平的路，也是一条他们能够选择的路。</w:t>
      </w:r>
      <w:r w:rsidR="003735FA">
        <w:rPr>
          <w:rFonts w:asciiTheme="minorEastAsia" w:hAnsiTheme="minorEastAsia" w:hint="eastAsia"/>
          <w:szCs w:val="21"/>
        </w:rPr>
        <w:t>毕竟</w:t>
      </w:r>
      <w:r w:rsidR="003735FA" w:rsidRPr="00A63F56">
        <w:rPr>
          <w:rFonts w:asciiTheme="minorEastAsia" w:hAnsiTheme="minorEastAsia" w:hint="eastAsia"/>
          <w:szCs w:val="21"/>
        </w:rPr>
        <w:t>有能力去国外留学</w:t>
      </w:r>
      <w:r w:rsidR="003735FA">
        <w:rPr>
          <w:rFonts w:asciiTheme="minorEastAsia" w:hAnsiTheme="minorEastAsia" w:hint="eastAsia"/>
          <w:szCs w:val="21"/>
        </w:rPr>
        <w:t>的</w:t>
      </w:r>
      <w:r w:rsidR="003735FA" w:rsidRPr="00A63F56">
        <w:rPr>
          <w:rFonts w:asciiTheme="minorEastAsia" w:hAnsiTheme="minorEastAsia" w:hint="eastAsia"/>
          <w:szCs w:val="21"/>
        </w:rPr>
        <w:t>家庭，</w:t>
      </w:r>
      <w:r w:rsidR="003735FA">
        <w:rPr>
          <w:rFonts w:asciiTheme="minorEastAsia" w:hAnsiTheme="minorEastAsia" w:hint="eastAsia"/>
          <w:szCs w:val="21"/>
        </w:rPr>
        <w:t>还是非常少数，它大概不到中国人口的5%</w:t>
      </w:r>
      <w:commentRangeEnd w:id="83"/>
      <w:r w:rsidR="00206BAA">
        <w:rPr>
          <w:rStyle w:val="CommentReference"/>
        </w:rPr>
        <w:commentReference w:id="83"/>
      </w:r>
      <w:r w:rsidR="003735FA">
        <w:rPr>
          <w:rFonts w:asciiTheme="minorEastAsia" w:hAnsiTheme="minorEastAsia" w:hint="eastAsia"/>
          <w:szCs w:val="21"/>
        </w:rPr>
        <w:t>。</w:t>
      </w:r>
    </w:p>
    <w:p w14:paraId="3E59385F" w14:textId="77777777" w:rsidR="00A63F56" w:rsidRPr="00A63F56" w:rsidRDefault="00A63F56" w:rsidP="003735FA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对国家来说</w:t>
      </w:r>
      <w:r w:rsidR="00312719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也希望在公立教育体系之外</w:t>
      </w:r>
      <w:r w:rsidR="00312719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出现一些另类的高质量</w:t>
      </w:r>
      <w:r w:rsidR="00312719">
        <w:rPr>
          <w:rFonts w:asciiTheme="minorEastAsia" w:hAnsiTheme="minorEastAsia" w:hint="eastAsia"/>
          <w:szCs w:val="21"/>
        </w:rPr>
        <w:t>的教育模式</w:t>
      </w:r>
      <w:r w:rsidRPr="00A63F56">
        <w:rPr>
          <w:rFonts w:asciiTheme="minorEastAsia" w:hAnsiTheme="minorEastAsia" w:hint="eastAsia"/>
          <w:szCs w:val="21"/>
        </w:rPr>
        <w:t>。我也访谈过一些教育机构的负责领导</w:t>
      </w:r>
      <w:r w:rsidR="00961E92">
        <w:rPr>
          <w:rFonts w:asciiTheme="minorEastAsia" w:hAnsiTheme="minorEastAsia" w:hint="eastAsia"/>
          <w:szCs w:val="21"/>
        </w:rPr>
        <w:t>，</w:t>
      </w:r>
      <w:r w:rsidR="003735FA">
        <w:rPr>
          <w:rFonts w:asciiTheme="minorEastAsia" w:hAnsiTheme="minorEastAsia" w:hint="eastAsia"/>
          <w:szCs w:val="21"/>
        </w:rPr>
        <w:t>他们也认为，毕竟从办教育的角度</w:t>
      </w:r>
      <w:r w:rsidR="00961E92">
        <w:rPr>
          <w:rFonts w:asciiTheme="minorEastAsia" w:hAnsiTheme="minorEastAsia" w:hint="eastAsia"/>
          <w:szCs w:val="21"/>
        </w:rPr>
        <w:t>来说，公办教育的思路</w:t>
      </w:r>
      <w:r w:rsidRPr="00A63F56">
        <w:rPr>
          <w:rFonts w:asciiTheme="minorEastAsia" w:hAnsiTheme="minorEastAsia" w:hint="eastAsia"/>
          <w:szCs w:val="21"/>
        </w:rPr>
        <w:t>是比较窄的，能够有一些竞争</w:t>
      </w:r>
      <w:r w:rsidR="00961E92">
        <w:rPr>
          <w:rFonts w:asciiTheme="minorEastAsia" w:hAnsiTheme="minorEastAsia" w:hint="eastAsia"/>
          <w:szCs w:val="21"/>
        </w:rPr>
        <w:t>让</w:t>
      </w:r>
      <w:r w:rsidR="003735FA">
        <w:rPr>
          <w:rFonts w:asciiTheme="minorEastAsia" w:hAnsiTheme="minorEastAsia" w:hint="eastAsia"/>
          <w:szCs w:val="21"/>
        </w:rPr>
        <w:t>一些民办的元素加入进来</w:t>
      </w:r>
      <w:r w:rsidR="00961E92">
        <w:rPr>
          <w:rFonts w:asciiTheme="minorEastAsia" w:hAnsiTheme="minorEastAsia" w:hint="eastAsia"/>
          <w:szCs w:val="21"/>
        </w:rPr>
        <w:t>，</w:t>
      </w:r>
      <w:r w:rsidR="00961E92" w:rsidRPr="00A63F56">
        <w:rPr>
          <w:rFonts w:asciiTheme="minorEastAsia" w:hAnsiTheme="minorEastAsia" w:hint="eastAsia"/>
          <w:szCs w:val="21"/>
        </w:rPr>
        <w:t>也有利于</w:t>
      </w:r>
      <w:r w:rsidRPr="00A63F56">
        <w:rPr>
          <w:rFonts w:asciiTheme="minorEastAsia" w:hAnsiTheme="minorEastAsia" w:hint="eastAsia"/>
          <w:szCs w:val="21"/>
        </w:rPr>
        <w:t>整个教育体系多元化的发</w:t>
      </w:r>
      <w:r w:rsidRPr="00A63F56">
        <w:rPr>
          <w:rFonts w:asciiTheme="minorEastAsia" w:hAnsiTheme="minorEastAsia" w:hint="eastAsia"/>
          <w:szCs w:val="21"/>
        </w:rPr>
        <w:lastRenderedPageBreak/>
        <w:t>展。</w:t>
      </w:r>
    </w:p>
    <w:p w14:paraId="7FD47C5C" w14:textId="77777777" w:rsidR="003735FA" w:rsidRDefault="003735FA" w:rsidP="003735FA">
      <w:pPr>
        <w:ind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现在</w:t>
      </w:r>
      <w:r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国家对于人材的观念也在</w:t>
      </w:r>
      <w:r w:rsidR="00961E92">
        <w:rPr>
          <w:rFonts w:asciiTheme="minorEastAsia" w:hAnsiTheme="minorEastAsia" w:hint="eastAsia"/>
          <w:szCs w:val="21"/>
        </w:rPr>
        <w:t>慢慢发生</w:t>
      </w:r>
      <w:r w:rsidR="00A63F56" w:rsidRPr="00A63F56">
        <w:rPr>
          <w:rFonts w:asciiTheme="minorEastAsia" w:hAnsiTheme="minorEastAsia" w:hint="eastAsia"/>
          <w:szCs w:val="21"/>
        </w:rPr>
        <w:t>改变，以前只</w:t>
      </w:r>
      <w:r w:rsidR="00961E92">
        <w:rPr>
          <w:rFonts w:asciiTheme="minorEastAsia" w:hAnsiTheme="minorEastAsia" w:hint="eastAsia"/>
          <w:szCs w:val="21"/>
        </w:rPr>
        <w:t>要求</w:t>
      </w:r>
      <w:r w:rsidR="00A63F56" w:rsidRPr="00A63F56">
        <w:rPr>
          <w:rFonts w:asciiTheme="minorEastAsia" w:hAnsiTheme="minorEastAsia" w:hint="eastAsia"/>
          <w:szCs w:val="21"/>
        </w:rPr>
        <w:t>考试成绩好</w:t>
      </w:r>
      <w:r w:rsidR="00961E92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现在</w:t>
      </w:r>
      <w:r w:rsidR="00961E92">
        <w:rPr>
          <w:rFonts w:asciiTheme="minorEastAsia" w:hAnsiTheme="minorEastAsia" w:hint="eastAsia"/>
          <w:szCs w:val="21"/>
        </w:rPr>
        <w:t>开始接受</w:t>
      </w:r>
      <w:r w:rsidR="00A63F56" w:rsidRPr="00A63F56">
        <w:rPr>
          <w:rFonts w:asciiTheme="minorEastAsia" w:hAnsiTheme="minorEastAsia" w:hint="eastAsia"/>
          <w:szCs w:val="21"/>
        </w:rPr>
        <w:t>全面发展</w:t>
      </w:r>
      <w:r w:rsidR="00961E92">
        <w:rPr>
          <w:rFonts w:asciiTheme="minorEastAsia" w:hAnsiTheme="minorEastAsia" w:hint="eastAsia"/>
          <w:szCs w:val="21"/>
        </w:rPr>
        <w:t>、多元化</w:t>
      </w:r>
      <w:r w:rsidR="00A63F56" w:rsidRPr="00A63F56">
        <w:rPr>
          <w:rFonts w:asciiTheme="minorEastAsia" w:hAnsiTheme="minorEastAsia" w:hint="eastAsia"/>
          <w:szCs w:val="21"/>
        </w:rPr>
        <w:t>发展新的观念</w:t>
      </w:r>
      <w:r w:rsidR="00961E92">
        <w:rPr>
          <w:rFonts w:asciiTheme="minorEastAsia" w:hAnsiTheme="minorEastAsia" w:hint="eastAsia"/>
          <w:szCs w:val="21"/>
        </w:rPr>
        <w:t>和</w:t>
      </w:r>
      <w:r w:rsidR="00A63F56" w:rsidRPr="00A63F56">
        <w:rPr>
          <w:rFonts w:asciiTheme="minorEastAsia" w:hAnsiTheme="minorEastAsia" w:hint="eastAsia"/>
          <w:szCs w:val="21"/>
        </w:rPr>
        <w:t>理论。他们也希望能够利用观察这些</w:t>
      </w:r>
      <w:r w:rsidR="00961E92">
        <w:rPr>
          <w:rFonts w:asciiTheme="minorEastAsia" w:hAnsiTheme="minorEastAsia" w:hint="eastAsia"/>
          <w:szCs w:val="21"/>
        </w:rPr>
        <w:t>知名</w:t>
      </w:r>
      <w:r w:rsidR="00A63F56" w:rsidRPr="00A63F56">
        <w:rPr>
          <w:rFonts w:asciiTheme="minorEastAsia" w:hAnsiTheme="minorEastAsia" w:hint="eastAsia"/>
          <w:szCs w:val="21"/>
        </w:rPr>
        <w:t>国际学校</w:t>
      </w:r>
      <w:r w:rsidR="00961E92">
        <w:rPr>
          <w:rFonts w:asciiTheme="minorEastAsia" w:hAnsiTheme="minorEastAsia" w:hint="eastAsia"/>
          <w:szCs w:val="21"/>
        </w:rPr>
        <w:t>、</w:t>
      </w:r>
      <w:r w:rsidR="00A63F56" w:rsidRPr="00A63F56">
        <w:rPr>
          <w:rFonts w:asciiTheme="minorEastAsia" w:hAnsiTheme="minorEastAsia" w:hint="eastAsia"/>
          <w:szCs w:val="21"/>
        </w:rPr>
        <w:t>民办学校的办学方式</w:t>
      </w:r>
      <w:r w:rsidR="00961E92">
        <w:rPr>
          <w:rFonts w:asciiTheme="minorEastAsia" w:hAnsiTheme="minorEastAsia" w:hint="eastAsia"/>
          <w:szCs w:val="21"/>
        </w:rPr>
        <w:t>，来促进</w:t>
      </w:r>
      <w:r w:rsidR="00A63F56" w:rsidRPr="00A63F56">
        <w:rPr>
          <w:rFonts w:asciiTheme="minorEastAsia" w:hAnsiTheme="minorEastAsia" w:hint="eastAsia"/>
          <w:szCs w:val="21"/>
        </w:rPr>
        <w:t>自己的发展。</w:t>
      </w:r>
    </w:p>
    <w:p w14:paraId="15B3CC30" w14:textId="77777777" w:rsidR="00A63F56" w:rsidRPr="00A63F56" w:rsidRDefault="00961E92" w:rsidP="003735FA">
      <w:pPr>
        <w:ind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所以</w:t>
      </w:r>
      <w:r w:rsidR="00A63F56" w:rsidRPr="00A63F56">
        <w:rPr>
          <w:rFonts w:asciiTheme="minorEastAsia" w:hAnsiTheme="minorEastAsia" w:hint="eastAsia"/>
          <w:szCs w:val="21"/>
        </w:rPr>
        <w:t>这这种安排</w:t>
      </w:r>
      <w:r>
        <w:rPr>
          <w:rFonts w:asciiTheme="minorEastAsia" w:hAnsiTheme="minorEastAsia" w:hint="eastAsia"/>
          <w:szCs w:val="21"/>
        </w:rPr>
        <w:t>，也</w:t>
      </w:r>
      <w:r w:rsidR="00A63F56" w:rsidRPr="00A63F56">
        <w:rPr>
          <w:rFonts w:asciiTheme="minorEastAsia" w:hAnsiTheme="minorEastAsia" w:hint="eastAsia"/>
          <w:szCs w:val="21"/>
        </w:rPr>
        <w:t>是一种</w:t>
      </w:r>
      <w:r>
        <w:rPr>
          <w:rFonts w:asciiTheme="minorEastAsia" w:hAnsiTheme="minorEastAsia" w:hint="eastAsia"/>
          <w:szCs w:val="21"/>
        </w:rPr>
        <w:t>双赢</w:t>
      </w:r>
      <w:r w:rsidR="00A63F56" w:rsidRPr="00A63F56">
        <w:rPr>
          <w:rFonts w:asciiTheme="minorEastAsia" w:hAnsiTheme="minorEastAsia" w:hint="eastAsia"/>
          <w:szCs w:val="21"/>
        </w:rPr>
        <w:t>。对于家长来说</w:t>
      </w:r>
      <w:r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多</w:t>
      </w:r>
      <w:r>
        <w:rPr>
          <w:rFonts w:asciiTheme="minorEastAsia" w:hAnsiTheme="minorEastAsia" w:hint="eastAsia"/>
          <w:szCs w:val="21"/>
        </w:rPr>
        <w:t>了</w:t>
      </w:r>
      <w:r w:rsidR="00A63F56" w:rsidRPr="00A63F56">
        <w:rPr>
          <w:rFonts w:asciiTheme="minorEastAsia" w:hAnsiTheme="minorEastAsia" w:hint="eastAsia"/>
          <w:szCs w:val="21"/>
        </w:rPr>
        <w:t>一个</w:t>
      </w:r>
      <w:r w:rsidRPr="00A63F56">
        <w:rPr>
          <w:rFonts w:asciiTheme="minorEastAsia" w:hAnsiTheme="minorEastAsia" w:hint="eastAsia"/>
          <w:szCs w:val="21"/>
        </w:rPr>
        <w:t>上学</w:t>
      </w:r>
      <w:r w:rsidR="00A63F56" w:rsidRPr="00A63F56">
        <w:rPr>
          <w:rFonts w:asciiTheme="minorEastAsia" w:hAnsiTheme="minorEastAsia" w:hint="eastAsia"/>
          <w:szCs w:val="21"/>
        </w:rPr>
        <w:t>渠道</w:t>
      </w:r>
      <w:r>
        <w:rPr>
          <w:rFonts w:asciiTheme="minorEastAsia" w:hAnsiTheme="minorEastAsia" w:hint="eastAsia"/>
          <w:szCs w:val="21"/>
        </w:rPr>
        <w:t>；</w:t>
      </w:r>
      <w:r w:rsidR="00A63F56" w:rsidRPr="00A63F56">
        <w:rPr>
          <w:rFonts w:asciiTheme="minorEastAsia" w:hAnsiTheme="minorEastAsia" w:hint="eastAsia"/>
          <w:szCs w:val="21"/>
        </w:rPr>
        <w:t>对于国家来说</w:t>
      </w:r>
      <w:r>
        <w:rPr>
          <w:rFonts w:asciiTheme="minorEastAsia" w:hAnsiTheme="minorEastAsia" w:hint="eastAsia"/>
          <w:szCs w:val="21"/>
        </w:rPr>
        <w:t>，它也</w:t>
      </w:r>
      <w:r w:rsidR="00A63F56" w:rsidRPr="00A63F56">
        <w:rPr>
          <w:rFonts w:asciiTheme="minorEastAsia" w:hAnsiTheme="minorEastAsia" w:hint="eastAsia"/>
          <w:szCs w:val="21"/>
        </w:rPr>
        <w:t>能够让整个</w:t>
      </w:r>
      <w:r>
        <w:rPr>
          <w:rFonts w:asciiTheme="minorEastAsia" w:hAnsiTheme="minorEastAsia" w:hint="eastAsia"/>
          <w:szCs w:val="21"/>
        </w:rPr>
        <w:t>教育</w:t>
      </w:r>
      <w:r w:rsidR="00A63F56" w:rsidRPr="00A63F56">
        <w:rPr>
          <w:rFonts w:asciiTheme="minorEastAsia" w:hAnsiTheme="minorEastAsia" w:hint="eastAsia"/>
          <w:szCs w:val="21"/>
        </w:rPr>
        <w:t>气息更多元化。</w:t>
      </w:r>
    </w:p>
    <w:p w14:paraId="2DACFD2B" w14:textId="018DFAAD" w:rsidR="00A63F56" w:rsidRPr="00A63F56" w:rsidRDefault="00F30594" w:rsidP="003735FA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但</w:t>
      </w:r>
      <w:r w:rsidR="00A63F56" w:rsidRPr="00A63F56">
        <w:rPr>
          <w:rFonts w:asciiTheme="minorEastAsia" w:hAnsiTheme="minorEastAsia" w:hint="eastAsia"/>
          <w:szCs w:val="21"/>
        </w:rPr>
        <w:t>增加多元化教育</w:t>
      </w:r>
      <w:r>
        <w:rPr>
          <w:rFonts w:asciiTheme="minorEastAsia" w:hAnsiTheme="minorEastAsia" w:hint="eastAsia"/>
          <w:szCs w:val="21"/>
        </w:rPr>
        <w:t>同时，</w:t>
      </w:r>
      <w:r w:rsidR="00A63F56" w:rsidRPr="00A63F56">
        <w:rPr>
          <w:rFonts w:asciiTheme="minorEastAsia" w:hAnsiTheme="minorEastAsia" w:hint="eastAsia"/>
          <w:szCs w:val="21"/>
        </w:rPr>
        <w:t>关键是社会向上流通的管道和评价的方式</w:t>
      </w:r>
      <w:r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能不能</w:t>
      </w:r>
      <w:r>
        <w:rPr>
          <w:rFonts w:asciiTheme="minorEastAsia" w:hAnsiTheme="minorEastAsia" w:hint="eastAsia"/>
          <w:szCs w:val="21"/>
        </w:rPr>
        <w:t>也变得</w:t>
      </w:r>
      <w:r w:rsidR="00A63F56" w:rsidRPr="00A63F56">
        <w:rPr>
          <w:rFonts w:asciiTheme="minorEastAsia" w:hAnsiTheme="minorEastAsia" w:hint="eastAsia"/>
          <w:szCs w:val="21"/>
        </w:rPr>
        <w:t>多元化</w:t>
      </w:r>
      <w:ins w:id="84" w:author="Yisu Zhou" w:date="2016-09-20T11:24:00Z">
        <w:r w:rsidR="00307B67">
          <w:rPr>
            <w:rFonts w:asciiTheme="minorEastAsia" w:hAnsiTheme="minorEastAsia" w:hint="eastAsia"/>
            <w:szCs w:val="21"/>
          </w:rPr>
          <w:t>？</w:t>
        </w:r>
      </w:ins>
      <w:del w:id="85" w:author="Yisu Zhou" w:date="2016-09-20T11:24:00Z">
        <w:r w:rsidDel="00307B67">
          <w:rPr>
            <w:rFonts w:asciiTheme="minorEastAsia" w:hAnsiTheme="minorEastAsia" w:hint="eastAsia"/>
            <w:szCs w:val="21"/>
          </w:rPr>
          <w:delText>。</w:delText>
        </w:r>
      </w:del>
      <w:r w:rsidR="003735FA">
        <w:rPr>
          <w:rFonts w:asciiTheme="minorEastAsia" w:hAnsiTheme="minorEastAsia" w:hint="eastAsia"/>
          <w:szCs w:val="21"/>
        </w:rPr>
        <w:t>如果</w:t>
      </w:r>
      <w:r w:rsidR="00A270E6" w:rsidRPr="00A270E6">
        <w:rPr>
          <w:rFonts w:asciiTheme="minorEastAsia" w:hAnsiTheme="minorEastAsia" w:hint="eastAsia"/>
          <w:szCs w:val="21"/>
        </w:rPr>
        <w:t>教育成为社会流动</w:t>
      </w:r>
      <w:r w:rsidR="003735FA">
        <w:rPr>
          <w:rFonts w:asciiTheme="minorEastAsia" w:hAnsiTheme="minorEastAsia" w:hint="eastAsia"/>
          <w:szCs w:val="21"/>
        </w:rPr>
        <w:t>的</w:t>
      </w:r>
      <w:r w:rsidR="00A270E6" w:rsidRPr="00A270E6">
        <w:rPr>
          <w:rFonts w:asciiTheme="minorEastAsia" w:hAnsiTheme="minorEastAsia" w:hint="eastAsia"/>
          <w:szCs w:val="21"/>
        </w:rPr>
        <w:t>唯一通道，所有的参与者都被逼迫加码以求比别人更胜一筹。这意味着</w:t>
      </w:r>
      <w:r w:rsidR="00A270E6">
        <w:rPr>
          <w:rFonts w:asciiTheme="minorEastAsia" w:hAnsiTheme="minorEastAsia" w:hint="eastAsia"/>
          <w:szCs w:val="21"/>
        </w:rPr>
        <w:t>必然有</w:t>
      </w:r>
      <w:r w:rsidR="00A270E6" w:rsidRPr="00A270E6">
        <w:rPr>
          <w:rFonts w:asciiTheme="minorEastAsia" w:hAnsiTheme="minorEastAsia" w:hint="eastAsia"/>
          <w:szCs w:val="21"/>
        </w:rPr>
        <w:t>更多的、更惨烈的竞争。</w:t>
      </w:r>
    </w:p>
    <w:p w14:paraId="60792925" w14:textId="77777777" w:rsidR="00A63F56" w:rsidRPr="00A63F56" w:rsidRDefault="00A63F56" w:rsidP="00A63F56">
      <w:pPr>
        <w:rPr>
          <w:rFonts w:asciiTheme="minorEastAsia" w:hAnsiTheme="minorEastAsia"/>
          <w:szCs w:val="21"/>
        </w:rPr>
      </w:pPr>
    </w:p>
    <w:p w14:paraId="232C5812" w14:textId="77777777" w:rsidR="00A63F56" w:rsidRPr="00C45697" w:rsidRDefault="00C45697" w:rsidP="00A63F56">
      <w:pPr>
        <w:rPr>
          <w:rFonts w:asciiTheme="minorEastAsia" w:hAnsiTheme="minorEastAsia"/>
          <w:b/>
          <w:szCs w:val="21"/>
        </w:rPr>
      </w:pPr>
      <w:r w:rsidRPr="00C45697">
        <w:rPr>
          <w:rFonts w:asciiTheme="minorEastAsia" w:hAnsiTheme="minorEastAsia" w:hint="eastAsia"/>
          <w:b/>
          <w:szCs w:val="21"/>
        </w:rPr>
        <w:t>如何做一个理性的家长</w:t>
      </w:r>
    </w:p>
    <w:p w14:paraId="773B6607" w14:textId="77777777" w:rsidR="003735FA" w:rsidRDefault="00A63F56" w:rsidP="003735FA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作为家长</w:t>
      </w:r>
      <w:r w:rsidR="000D58D5">
        <w:rPr>
          <w:rFonts w:asciiTheme="minorEastAsia" w:hAnsiTheme="minorEastAsia" w:hint="eastAsia"/>
          <w:szCs w:val="21"/>
        </w:rPr>
        <w:t>，面临一个</w:t>
      </w:r>
      <w:r w:rsidRPr="00A63F56">
        <w:rPr>
          <w:rFonts w:asciiTheme="minorEastAsia" w:hAnsiTheme="minorEastAsia" w:hint="eastAsia"/>
          <w:szCs w:val="21"/>
        </w:rPr>
        <w:t>严重</w:t>
      </w:r>
      <w:r w:rsidR="000D58D5">
        <w:rPr>
          <w:rFonts w:asciiTheme="minorEastAsia" w:hAnsiTheme="minorEastAsia" w:hint="eastAsia"/>
          <w:szCs w:val="21"/>
        </w:rPr>
        <w:t>的</w:t>
      </w:r>
      <w:r w:rsidRPr="00A63F56">
        <w:rPr>
          <w:rFonts w:asciiTheme="minorEastAsia" w:hAnsiTheme="minorEastAsia" w:hint="eastAsia"/>
          <w:szCs w:val="21"/>
        </w:rPr>
        <w:t>现实</w:t>
      </w:r>
      <w:r w:rsidR="000D58D5">
        <w:rPr>
          <w:rFonts w:asciiTheme="minorEastAsia" w:hAnsiTheme="minorEastAsia" w:hint="eastAsia"/>
          <w:szCs w:val="21"/>
        </w:rPr>
        <w:t>，</w:t>
      </w:r>
      <w:r w:rsidR="000D58D5" w:rsidRPr="00A63F56">
        <w:rPr>
          <w:rFonts w:asciiTheme="minorEastAsia" w:hAnsiTheme="minorEastAsia" w:hint="eastAsia"/>
          <w:szCs w:val="21"/>
        </w:rPr>
        <w:t>就是</w:t>
      </w:r>
      <w:r w:rsidRPr="00A63F56">
        <w:rPr>
          <w:rFonts w:asciiTheme="minorEastAsia" w:hAnsiTheme="minorEastAsia" w:hint="eastAsia"/>
          <w:szCs w:val="21"/>
        </w:rPr>
        <w:t>你</w:t>
      </w:r>
      <w:r w:rsidR="000D58D5">
        <w:rPr>
          <w:rFonts w:asciiTheme="minorEastAsia" w:hAnsiTheme="minorEastAsia" w:hint="eastAsia"/>
          <w:szCs w:val="21"/>
        </w:rPr>
        <w:t>要不</w:t>
      </w:r>
      <w:r w:rsidRPr="00A63F56">
        <w:rPr>
          <w:rFonts w:asciiTheme="minorEastAsia" w:hAnsiTheme="minorEastAsia" w:hint="eastAsia"/>
          <w:szCs w:val="21"/>
        </w:rPr>
        <w:t>要妥协</w:t>
      </w:r>
      <w:r w:rsidR="003735FA">
        <w:rPr>
          <w:rFonts w:asciiTheme="minorEastAsia" w:hAnsiTheme="minorEastAsia" w:hint="eastAsia"/>
          <w:szCs w:val="21"/>
        </w:rPr>
        <w:t>。</w:t>
      </w:r>
      <w:r w:rsidRPr="00A63F56">
        <w:rPr>
          <w:rFonts w:asciiTheme="minorEastAsia" w:hAnsiTheme="minorEastAsia" w:hint="eastAsia"/>
          <w:szCs w:val="21"/>
        </w:rPr>
        <w:t>也就是说</w:t>
      </w:r>
      <w:r w:rsidR="000D58D5">
        <w:rPr>
          <w:rFonts w:asciiTheme="minorEastAsia" w:hAnsiTheme="minorEastAsia" w:hint="eastAsia"/>
          <w:szCs w:val="21"/>
        </w:rPr>
        <w:t>，在现行的</w:t>
      </w:r>
      <w:r w:rsidRPr="00A63F56">
        <w:rPr>
          <w:rFonts w:asciiTheme="minorEastAsia" w:hAnsiTheme="minorEastAsia" w:hint="eastAsia"/>
          <w:szCs w:val="21"/>
        </w:rPr>
        <w:t>教育体系里</w:t>
      </w:r>
      <w:r w:rsidR="000D58D5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可能没有办法缓解你</w:t>
      </w:r>
      <w:r w:rsidR="000D58D5" w:rsidRPr="00A63F56">
        <w:rPr>
          <w:rFonts w:asciiTheme="minorEastAsia" w:hAnsiTheme="minorEastAsia" w:hint="eastAsia"/>
          <w:szCs w:val="21"/>
        </w:rPr>
        <w:t>的</w:t>
      </w:r>
      <w:r w:rsidRPr="00A63F56">
        <w:rPr>
          <w:rFonts w:asciiTheme="minorEastAsia" w:hAnsiTheme="minorEastAsia" w:hint="eastAsia"/>
          <w:szCs w:val="21"/>
        </w:rPr>
        <w:t>焦虑。</w:t>
      </w:r>
      <w:r w:rsidR="000D58D5">
        <w:rPr>
          <w:rFonts w:asciiTheme="minorEastAsia" w:hAnsiTheme="minorEastAsia" w:hint="eastAsia"/>
          <w:szCs w:val="21"/>
        </w:rPr>
        <w:t>同事之间朋友之间的对比，孩子的</w:t>
      </w:r>
      <w:r w:rsidRPr="00A63F56">
        <w:rPr>
          <w:rFonts w:asciiTheme="minorEastAsia" w:hAnsiTheme="minorEastAsia" w:hint="eastAsia"/>
          <w:szCs w:val="21"/>
        </w:rPr>
        <w:t>压力都很大</w:t>
      </w:r>
      <w:r w:rsidR="000D58D5">
        <w:rPr>
          <w:rFonts w:asciiTheme="minorEastAsia" w:hAnsiTheme="minorEastAsia" w:hint="eastAsia"/>
          <w:szCs w:val="21"/>
        </w:rPr>
        <w:t>，你如果不随大流，</w:t>
      </w:r>
      <w:r w:rsidRPr="00A63F56">
        <w:rPr>
          <w:rFonts w:asciiTheme="minorEastAsia" w:hAnsiTheme="minorEastAsia" w:hint="eastAsia"/>
          <w:szCs w:val="21"/>
        </w:rPr>
        <w:t>要坚持自己的观点和做法</w:t>
      </w:r>
      <w:r w:rsidR="000D58D5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其实是非常难的。</w:t>
      </w:r>
    </w:p>
    <w:p w14:paraId="3CC6234A" w14:textId="774EEC95" w:rsidR="00A63F56" w:rsidRPr="00A63F56" w:rsidRDefault="00A63F56" w:rsidP="003735FA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对于家长来说，如果孩子</w:t>
      </w:r>
      <w:r w:rsidR="003735FA">
        <w:rPr>
          <w:rFonts w:asciiTheme="minorEastAsia" w:hAnsiTheme="minorEastAsia" w:hint="eastAsia"/>
          <w:szCs w:val="21"/>
        </w:rPr>
        <w:t>有学习</w:t>
      </w:r>
      <w:r w:rsidRPr="00A63F56">
        <w:rPr>
          <w:rFonts w:asciiTheme="minorEastAsia" w:hAnsiTheme="minorEastAsia" w:hint="eastAsia"/>
          <w:szCs w:val="21"/>
        </w:rPr>
        <w:t>能力的话</w:t>
      </w:r>
      <w:r w:rsidR="000D58D5">
        <w:rPr>
          <w:rFonts w:asciiTheme="minorEastAsia" w:hAnsiTheme="minorEastAsia" w:hint="eastAsia"/>
          <w:szCs w:val="21"/>
        </w:rPr>
        <w:t>，</w:t>
      </w:r>
      <w:r w:rsidR="003735FA">
        <w:rPr>
          <w:rFonts w:asciiTheme="minorEastAsia" w:hAnsiTheme="minorEastAsia" w:hint="eastAsia"/>
          <w:szCs w:val="21"/>
        </w:rPr>
        <w:t>公立学校还是一个很不错的一个考虑。从经济</w:t>
      </w:r>
      <w:r w:rsidRPr="00A63F56">
        <w:rPr>
          <w:rFonts w:asciiTheme="minorEastAsia" w:hAnsiTheme="minorEastAsia" w:hint="eastAsia"/>
          <w:szCs w:val="21"/>
        </w:rPr>
        <w:t>角度来说</w:t>
      </w:r>
      <w:r w:rsidR="000D58D5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不需要花费</w:t>
      </w:r>
      <w:r w:rsidR="000D58D5">
        <w:rPr>
          <w:rFonts w:asciiTheme="minorEastAsia" w:hAnsiTheme="minorEastAsia" w:hint="eastAsia"/>
          <w:szCs w:val="21"/>
        </w:rPr>
        <w:t>太</w:t>
      </w:r>
      <w:r w:rsidRPr="00A63F56">
        <w:rPr>
          <w:rFonts w:asciiTheme="minorEastAsia" w:hAnsiTheme="minorEastAsia" w:hint="eastAsia"/>
          <w:szCs w:val="21"/>
        </w:rPr>
        <w:t>多的金钱</w:t>
      </w:r>
      <w:r w:rsidR="000D58D5">
        <w:rPr>
          <w:rFonts w:asciiTheme="minorEastAsia" w:hAnsiTheme="minorEastAsia" w:hint="eastAsia"/>
          <w:szCs w:val="21"/>
        </w:rPr>
        <w:t>，但前提是</w:t>
      </w:r>
      <w:r w:rsidR="003735FA">
        <w:rPr>
          <w:rFonts w:asciiTheme="minorEastAsia" w:hAnsiTheme="minorEastAsia" w:hint="eastAsia"/>
          <w:szCs w:val="21"/>
        </w:rPr>
        <w:t>，</w:t>
      </w:r>
      <w:r w:rsidR="000D58D5">
        <w:rPr>
          <w:rFonts w:asciiTheme="minorEastAsia" w:hAnsiTheme="minorEastAsia" w:hint="eastAsia"/>
          <w:szCs w:val="21"/>
        </w:rPr>
        <w:t>这孩子愿意学习考试</w:t>
      </w:r>
      <w:r w:rsidRPr="00A63F56">
        <w:rPr>
          <w:rFonts w:asciiTheme="minorEastAsia" w:hAnsiTheme="minorEastAsia" w:hint="eastAsia"/>
          <w:szCs w:val="21"/>
        </w:rPr>
        <w:t>成绩</w:t>
      </w:r>
      <w:r w:rsidR="000D58D5">
        <w:rPr>
          <w:rFonts w:asciiTheme="minorEastAsia" w:hAnsiTheme="minorEastAsia" w:hint="eastAsia"/>
          <w:szCs w:val="21"/>
        </w:rPr>
        <w:t>也</w:t>
      </w:r>
      <w:r w:rsidRPr="00A63F56">
        <w:rPr>
          <w:rFonts w:asciiTheme="minorEastAsia" w:hAnsiTheme="minorEastAsia" w:hint="eastAsia"/>
          <w:szCs w:val="21"/>
        </w:rPr>
        <w:t>很好，</w:t>
      </w:r>
      <w:r w:rsidR="000D58D5">
        <w:rPr>
          <w:rFonts w:asciiTheme="minorEastAsia" w:hAnsiTheme="minorEastAsia" w:hint="eastAsia"/>
          <w:szCs w:val="21"/>
        </w:rPr>
        <w:t>还</w:t>
      </w:r>
      <w:r w:rsidRPr="00A63F56">
        <w:rPr>
          <w:rFonts w:asciiTheme="minorEastAsia" w:hAnsiTheme="minorEastAsia" w:hint="eastAsia"/>
          <w:szCs w:val="21"/>
        </w:rPr>
        <w:t>能够适应学校文化。但是</w:t>
      </w:r>
      <w:r w:rsidR="000D58D5" w:rsidRPr="00A63F56">
        <w:rPr>
          <w:rFonts w:asciiTheme="minorEastAsia" w:hAnsiTheme="minorEastAsia" w:hint="eastAsia"/>
          <w:szCs w:val="21"/>
        </w:rPr>
        <w:t>现在</w:t>
      </w:r>
      <w:r w:rsidR="000D58D5">
        <w:rPr>
          <w:rFonts w:asciiTheme="minorEastAsia" w:hAnsiTheme="minorEastAsia" w:hint="eastAsia"/>
          <w:szCs w:val="21"/>
        </w:rPr>
        <w:t>我们</w:t>
      </w:r>
      <w:r w:rsidRPr="00A63F56">
        <w:rPr>
          <w:rFonts w:asciiTheme="minorEastAsia" w:hAnsiTheme="minorEastAsia" w:hint="eastAsia"/>
          <w:szCs w:val="21"/>
        </w:rPr>
        <w:t>见到更多的</w:t>
      </w:r>
      <w:r w:rsidR="000D58D5">
        <w:rPr>
          <w:rFonts w:asciiTheme="minorEastAsia" w:hAnsiTheme="minorEastAsia" w:hint="eastAsia"/>
          <w:szCs w:val="21"/>
        </w:rPr>
        <w:t>家长，</w:t>
      </w:r>
      <w:r w:rsidR="003735FA">
        <w:rPr>
          <w:rFonts w:asciiTheme="minorEastAsia" w:hAnsiTheme="minorEastAsia" w:hint="eastAsia"/>
          <w:szCs w:val="21"/>
        </w:rPr>
        <w:t>是像电视剧里面所讲的，他不喜欢国内</w:t>
      </w:r>
      <w:r w:rsidRPr="00A63F56">
        <w:rPr>
          <w:rFonts w:asciiTheme="minorEastAsia" w:hAnsiTheme="minorEastAsia" w:hint="eastAsia"/>
          <w:szCs w:val="21"/>
        </w:rPr>
        <w:t>公立学校的文化，觉得太拘束</w:t>
      </w:r>
      <w:r w:rsidR="000D58D5">
        <w:rPr>
          <w:rFonts w:asciiTheme="minorEastAsia" w:hAnsiTheme="minorEastAsia" w:hint="eastAsia"/>
          <w:szCs w:val="21"/>
        </w:rPr>
        <w:t>、太约束约束</w:t>
      </w:r>
      <w:r w:rsidRPr="00A63F56">
        <w:rPr>
          <w:rFonts w:asciiTheme="minorEastAsia" w:hAnsiTheme="minorEastAsia" w:hint="eastAsia"/>
          <w:szCs w:val="21"/>
        </w:rPr>
        <w:t>孩子的性格，</w:t>
      </w:r>
      <w:del w:id="86" w:author="Yisu Zhou" w:date="2016-09-20T11:25:00Z">
        <w:r w:rsidR="000D58D5" w:rsidDel="00AF1606">
          <w:rPr>
            <w:rFonts w:asciiTheme="minorEastAsia" w:hAnsiTheme="minorEastAsia" w:hint="eastAsia"/>
            <w:szCs w:val="21"/>
          </w:rPr>
          <w:delText>那就</w:delText>
        </w:r>
      </w:del>
      <w:ins w:id="87" w:author="Yisu Zhou" w:date="2016-09-20T11:25:00Z">
        <w:r w:rsidR="00AF1606">
          <w:rPr>
            <w:rFonts w:asciiTheme="minorEastAsia" w:hAnsiTheme="minorEastAsia" w:hint="eastAsia"/>
            <w:szCs w:val="21"/>
          </w:rPr>
          <w:t>从而选择</w:t>
        </w:r>
      </w:ins>
      <w:r w:rsidR="000D58D5">
        <w:rPr>
          <w:rFonts w:asciiTheme="minorEastAsia" w:hAnsiTheme="minorEastAsia" w:hint="eastAsia"/>
          <w:szCs w:val="21"/>
        </w:rPr>
        <w:t>走民办这条路</w:t>
      </w:r>
      <w:del w:id="88" w:author="Yisu Zhou" w:date="2016-09-20T11:25:00Z">
        <w:r w:rsidR="000D58D5" w:rsidDel="00AF1606">
          <w:rPr>
            <w:rFonts w:asciiTheme="minorEastAsia" w:hAnsiTheme="minorEastAsia" w:hint="eastAsia"/>
            <w:szCs w:val="21"/>
          </w:rPr>
          <w:delText>好了</w:delText>
        </w:r>
      </w:del>
      <w:r w:rsidRPr="00A63F56">
        <w:rPr>
          <w:rFonts w:asciiTheme="minorEastAsia" w:hAnsiTheme="minorEastAsia" w:hint="eastAsia"/>
          <w:szCs w:val="21"/>
        </w:rPr>
        <w:t>。民办学校现在</w:t>
      </w:r>
      <w:r w:rsidR="000D58D5">
        <w:rPr>
          <w:rFonts w:asciiTheme="minorEastAsia" w:hAnsiTheme="minorEastAsia" w:hint="eastAsia"/>
          <w:szCs w:val="21"/>
        </w:rPr>
        <w:t>已</w:t>
      </w:r>
      <w:r w:rsidRPr="00A63F56">
        <w:rPr>
          <w:rFonts w:asciiTheme="minorEastAsia" w:hAnsiTheme="minorEastAsia" w:hint="eastAsia"/>
          <w:szCs w:val="21"/>
        </w:rPr>
        <w:t>不少</w:t>
      </w:r>
      <w:r w:rsidR="000D58D5">
        <w:rPr>
          <w:rFonts w:asciiTheme="minorEastAsia" w:hAnsiTheme="minorEastAsia" w:hint="eastAsia"/>
          <w:szCs w:val="21"/>
        </w:rPr>
        <w:t>，选择的余地</w:t>
      </w:r>
      <w:r w:rsidR="000D58D5" w:rsidRPr="00A63F56">
        <w:rPr>
          <w:rFonts w:asciiTheme="minorEastAsia" w:hAnsiTheme="minorEastAsia" w:hint="eastAsia"/>
          <w:szCs w:val="21"/>
        </w:rPr>
        <w:t>更大一点，</w:t>
      </w:r>
      <w:r w:rsidRPr="00A63F56">
        <w:rPr>
          <w:rFonts w:asciiTheme="minorEastAsia" w:hAnsiTheme="minorEastAsia" w:hint="eastAsia"/>
          <w:szCs w:val="21"/>
        </w:rPr>
        <w:t>但这个</w:t>
      </w:r>
      <w:r w:rsidR="00FE7F41">
        <w:rPr>
          <w:rFonts w:asciiTheme="minorEastAsia" w:hAnsiTheme="minorEastAsia" w:hint="eastAsia"/>
          <w:szCs w:val="21"/>
        </w:rPr>
        <w:t>势必</w:t>
      </w:r>
      <w:r w:rsidRPr="00A63F56">
        <w:rPr>
          <w:rFonts w:asciiTheme="minorEastAsia" w:hAnsiTheme="minorEastAsia" w:hint="eastAsia"/>
          <w:szCs w:val="21"/>
        </w:rPr>
        <w:t>带来经济上的投入</w:t>
      </w:r>
      <w:ins w:id="89" w:author="Yisu Zhou" w:date="2016-09-20T11:25:00Z">
        <w:r w:rsidR="00AF1606">
          <w:rPr>
            <w:rFonts w:asciiTheme="minorEastAsia" w:hAnsiTheme="minorEastAsia" w:hint="eastAsia"/>
            <w:szCs w:val="21"/>
          </w:rPr>
          <w:t>，以及另一种形式的焦虑：比如说大部分民办学校都会在入学时</w:t>
        </w:r>
      </w:ins>
      <w:ins w:id="90" w:author="Yisu Zhou" w:date="2016-09-20T11:26:00Z">
        <w:r w:rsidR="00AF1606">
          <w:rPr>
            <w:rFonts w:asciiTheme="minorEastAsia" w:hAnsiTheme="minorEastAsia" w:hint="eastAsia"/>
            <w:szCs w:val="21"/>
          </w:rPr>
          <w:t>就进行家长和孩子的面试</w:t>
        </w:r>
      </w:ins>
      <w:r w:rsidRPr="00A63F56">
        <w:rPr>
          <w:rFonts w:asciiTheme="minorEastAsia" w:hAnsiTheme="minorEastAsia" w:hint="eastAsia"/>
          <w:szCs w:val="21"/>
        </w:rPr>
        <w:t>。</w:t>
      </w:r>
    </w:p>
    <w:p w14:paraId="18449465" w14:textId="000EBE82" w:rsidR="00A63F56" w:rsidRPr="00A63F56" w:rsidRDefault="003735FA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FE7F41">
        <w:rPr>
          <w:rFonts w:asciiTheme="minorEastAsia" w:hAnsiTheme="minorEastAsia" w:hint="eastAsia"/>
          <w:szCs w:val="21"/>
        </w:rPr>
        <w:t>还有一种</w:t>
      </w:r>
      <w:r w:rsidR="00A63F56" w:rsidRPr="00A63F56">
        <w:rPr>
          <w:rFonts w:asciiTheme="minorEastAsia" w:hAnsiTheme="minorEastAsia" w:hint="eastAsia"/>
          <w:szCs w:val="21"/>
        </w:rPr>
        <w:t>就是出国</w:t>
      </w:r>
      <w:r w:rsidR="00FE7F41">
        <w:rPr>
          <w:rFonts w:asciiTheme="minorEastAsia" w:hAnsiTheme="minorEastAsia" w:hint="eastAsia"/>
          <w:szCs w:val="21"/>
        </w:rPr>
        <w:t>读书</w:t>
      </w:r>
      <w:r>
        <w:rPr>
          <w:rFonts w:asciiTheme="minorEastAsia" w:hAnsiTheme="minorEastAsia" w:hint="eastAsia"/>
          <w:szCs w:val="21"/>
        </w:rPr>
        <w:t>。</w:t>
      </w:r>
      <w:r w:rsidR="00A63F56" w:rsidRPr="00A63F56">
        <w:rPr>
          <w:rFonts w:asciiTheme="minorEastAsia" w:hAnsiTheme="minorEastAsia" w:hint="eastAsia"/>
          <w:szCs w:val="21"/>
        </w:rPr>
        <w:t>完全和国内</w:t>
      </w:r>
      <w:r w:rsidR="00FE7F41">
        <w:rPr>
          <w:rFonts w:asciiTheme="minorEastAsia" w:hAnsiTheme="minorEastAsia" w:hint="eastAsia"/>
          <w:szCs w:val="21"/>
        </w:rPr>
        <w:t>的教育</w:t>
      </w:r>
      <w:r w:rsidR="00A63F56" w:rsidRPr="00A63F56">
        <w:rPr>
          <w:rFonts w:asciiTheme="minorEastAsia" w:hAnsiTheme="minorEastAsia" w:hint="eastAsia"/>
          <w:szCs w:val="21"/>
        </w:rPr>
        <w:t>体系脱离关系，加入</w:t>
      </w:r>
      <w:r w:rsidR="00FE7F41">
        <w:rPr>
          <w:rFonts w:asciiTheme="minorEastAsia" w:hAnsiTheme="minorEastAsia" w:hint="eastAsia"/>
          <w:szCs w:val="21"/>
        </w:rPr>
        <w:t>到</w:t>
      </w:r>
      <w:r w:rsidR="00A63F56" w:rsidRPr="00A63F56">
        <w:rPr>
          <w:rFonts w:asciiTheme="minorEastAsia" w:hAnsiTheme="minorEastAsia" w:hint="eastAsia"/>
          <w:szCs w:val="21"/>
        </w:rPr>
        <w:t>另外一种游戏</w:t>
      </w:r>
      <w:r>
        <w:rPr>
          <w:rFonts w:asciiTheme="minorEastAsia" w:hAnsiTheme="minorEastAsia" w:hint="eastAsia"/>
          <w:szCs w:val="21"/>
        </w:rPr>
        <w:t>中去</w:t>
      </w:r>
      <w:r w:rsidR="00FE7F41">
        <w:rPr>
          <w:rFonts w:asciiTheme="minorEastAsia" w:hAnsiTheme="minorEastAsia" w:hint="eastAsia"/>
          <w:szCs w:val="21"/>
        </w:rPr>
        <w:t>。</w:t>
      </w:r>
      <w:r w:rsidR="00A63F56" w:rsidRPr="00A63F56">
        <w:rPr>
          <w:rFonts w:asciiTheme="minorEastAsia" w:hAnsiTheme="minorEastAsia" w:hint="eastAsia"/>
          <w:szCs w:val="21"/>
        </w:rPr>
        <w:t>这个</w:t>
      </w:r>
      <w:r w:rsidR="00FE7F41">
        <w:rPr>
          <w:rFonts w:asciiTheme="minorEastAsia" w:hAnsiTheme="minorEastAsia" w:hint="eastAsia"/>
          <w:szCs w:val="21"/>
        </w:rPr>
        <w:t>做法</w:t>
      </w:r>
      <w:r w:rsidR="00A63F56" w:rsidRPr="00A63F56">
        <w:rPr>
          <w:rFonts w:asciiTheme="minorEastAsia" w:hAnsiTheme="minorEastAsia" w:hint="eastAsia"/>
          <w:szCs w:val="21"/>
        </w:rPr>
        <w:t>，</w:t>
      </w:r>
      <w:r w:rsidR="00FE7F41">
        <w:rPr>
          <w:rFonts w:asciiTheme="minorEastAsia" w:hAnsiTheme="minorEastAsia" w:hint="eastAsia"/>
          <w:szCs w:val="21"/>
        </w:rPr>
        <w:t>家长</w:t>
      </w:r>
      <w:r w:rsidR="00A63F56" w:rsidRPr="00A63F56">
        <w:rPr>
          <w:rFonts w:asciiTheme="minorEastAsia" w:hAnsiTheme="minorEastAsia" w:hint="eastAsia"/>
          <w:szCs w:val="21"/>
        </w:rPr>
        <w:t>付出的代价是非常大的</w:t>
      </w:r>
      <w:r w:rsidR="00FE7F41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经济上的和情感上的代价都非常大</w:t>
      </w:r>
      <w:r w:rsidR="00FE7F41">
        <w:rPr>
          <w:rFonts w:asciiTheme="minorEastAsia" w:hAnsiTheme="minorEastAsia" w:hint="eastAsia"/>
          <w:szCs w:val="21"/>
        </w:rPr>
        <w:t>，</w:t>
      </w:r>
      <w:del w:id="91" w:author="Yisu Zhou" w:date="2016-09-20T11:26:00Z">
        <w:r w:rsidDel="00AF1606">
          <w:rPr>
            <w:rFonts w:asciiTheme="minorEastAsia" w:hAnsiTheme="minorEastAsia" w:hint="eastAsia"/>
            <w:szCs w:val="21"/>
          </w:rPr>
          <w:delText>对家庭造成的损失伤害可能也很大</w:delText>
        </w:r>
      </w:del>
      <w:ins w:id="92" w:author="Yisu Zhou" w:date="2016-09-20T11:26:00Z">
        <w:r w:rsidR="00AF1606">
          <w:rPr>
            <w:rFonts w:asciiTheme="minorEastAsia" w:hAnsiTheme="minorEastAsia" w:hint="eastAsia"/>
            <w:szCs w:val="21"/>
          </w:rPr>
          <w:t>毕竟是对完整家庭结构的破坏</w:t>
        </w:r>
      </w:ins>
      <w:ins w:id="93" w:author="Yisu Zhou" w:date="2016-09-20T11:27:00Z">
        <w:r w:rsidR="00AF1606">
          <w:rPr>
            <w:rFonts w:asciiTheme="minorEastAsia" w:hAnsiTheme="minorEastAsia" w:hint="eastAsia"/>
            <w:szCs w:val="21"/>
          </w:rPr>
          <w:t>，一方甚至双方家长在抚育过程中的缺位是这些孩子的常态。</w:t>
        </w:r>
      </w:ins>
      <w:del w:id="94" w:author="Yisu Zhou" w:date="2016-09-20T11:27:00Z">
        <w:r w:rsidR="00FE7F41" w:rsidDel="00AF1606">
          <w:rPr>
            <w:rFonts w:asciiTheme="minorEastAsia" w:hAnsiTheme="minorEastAsia" w:hint="eastAsia"/>
            <w:szCs w:val="21"/>
          </w:rPr>
          <w:delText>。</w:delText>
        </w:r>
      </w:del>
      <w:r w:rsidR="00FE7F41" w:rsidRPr="00A63F56">
        <w:rPr>
          <w:rFonts w:asciiTheme="minorEastAsia" w:hAnsiTheme="minorEastAsia" w:hint="eastAsia"/>
          <w:szCs w:val="21"/>
        </w:rPr>
        <w:t>也许</w:t>
      </w:r>
      <w:r w:rsidR="00FE7F41">
        <w:rPr>
          <w:rFonts w:asciiTheme="minorEastAsia" w:hAnsiTheme="minorEastAsia" w:hint="eastAsia"/>
          <w:szCs w:val="21"/>
        </w:rPr>
        <w:t>孩子</w:t>
      </w:r>
      <w:r w:rsidR="00FE7F41" w:rsidRPr="00A63F56">
        <w:rPr>
          <w:rFonts w:asciiTheme="minorEastAsia" w:hAnsiTheme="minorEastAsia" w:hint="eastAsia"/>
          <w:szCs w:val="21"/>
        </w:rPr>
        <w:t>最终</w:t>
      </w:r>
      <w:r w:rsidR="00FE7F41">
        <w:rPr>
          <w:rFonts w:asciiTheme="minorEastAsia" w:hAnsiTheme="minorEastAsia" w:hint="eastAsia"/>
          <w:szCs w:val="21"/>
        </w:rPr>
        <w:t>考上</w:t>
      </w:r>
      <w:r w:rsidR="00FE7F41" w:rsidRPr="00A63F56">
        <w:rPr>
          <w:rFonts w:asciiTheme="minorEastAsia" w:hAnsiTheme="minorEastAsia" w:hint="eastAsia"/>
          <w:szCs w:val="21"/>
        </w:rPr>
        <w:t>了一个名校</w:t>
      </w:r>
      <w:r w:rsidR="00FE7F41">
        <w:rPr>
          <w:rFonts w:asciiTheme="minorEastAsia" w:hAnsiTheme="minorEastAsia" w:hint="eastAsia"/>
          <w:szCs w:val="21"/>
        </w:rPr>
        <w:t>获得</w:t>
      </w:r>
      <w:r w:rsidR="00FE7F41" w:rsidRPr="00A63F56">
        <w:rPr>
          <w:rFonts w:asciiTheme="minorEastAsia" w:hAnsiTheme="minorEastAsia" w:hint="eastAsia"/>
          <w:szCs w:val="21"/>
        </w:rPr>
        <w:t>一个</w:t>
      </w:r>
      <w:r w:rsidR="00FE7F41">
        <w:rPr>
          <w:rFonts w:asciiTheme="minorEastAsia" w:hAnsiTheme="minorEastAsia" w:hint="eastAsia"/>
          <w:szCs w:val="21"/>
        </w:rPr>
        <w:t>好的</w:t>
      </w:r>
      <w:r w:rsidR="00FE7F41" w:rsidRPr="00A63F56">
        <w:rPr>
          <w:rFonts w:asciiTheme="minorEastAsia" w:hAnsiTheme="minorEastAsia" w:hint="eastAsia"/>
          <w:szCs w:val="21"/>
        </w:rPr>
        <w:t>文凭</w:t>
      </w:r>
      <w:r w:rsidR="00FE7F41">
        <w:rPr>
          <w:rFonts w:asciiTheme="minorEastAsia" w:hAnsiTheme="minorEastAsia" w:hint="eastAsia"/>
          <w:szCs w:val="21"/>
        </w:rPr>
        <w:t>，但</w:t>
      </w:r>
      <w:r w:rsidR="00F45E3E">
        <w:rPr>
          <w:rFonts w:asciiTheme="minorEastAsia" w:hAnsiTheme="minorEastAsia" w:hint="eastAsia"/>
          <w:szCs w:val="21"/>
        </w:rPr>
        <w:t>可能</w:t>
      </w:r>
      <w:r w:rsidR="00A63F56" w:rsidRPr="00A63F56">
        <w:rPr>
          <w:rFonts w:asciiTheme="minorEastAsia" w:hAnsiTheme="minorEastAsia" w:hint="eastAsia"/>
          <w:szCs w:val="21"/>
        </w:rPr>
        <w:t>付出代价比带来的成果要更高一</w:t>
      </w:r>
      <w:r w:rsidR="00FE7F41">
        <w:rPr>
          <w:rFonts w:asciiTheme="minorEastAsia" w:hAnsiTheme="minorEastAsia" w:hint="eastAsia"/>
          <w:szCs w:val="21"/>
        </w:rPr>
        <w:t>些</w:t>
      </w:r>
      <w:r w:rsidR="00A63F56" w:rsidRPr="00A63F56">
        <w:rPr>
          <w:rFonts w:asciiTheme="minorEastAsia" w:hAnsiTheme="minorEastAsia" w:hint="eastAsia"/>
          <w:szCs w:val="21"/>
        </w:rPr>
        <w:t>。</w:t>
      </w:r>
    </w:p>
    <w:p w14:paraId="19FD973F" w14:textId="77777777" w:rsidR="00A63F56" w:rsidRP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A63F56" w:rsidRPr="00A63F56">
        <w:rPr>
          <w:rFonts w:asciiTheme="minorEastAsia" w:hAnsiTheme="minorEastAsia" w:hint="eastAsia"/>
          <w:szCs w:val="21"/>
        </w:rPr>
        <w:t>作为家长，总是希望</w:t>
      </w:r>
      <w:r w:rsidR="00FE7F41">
        <w:rPr>
          <w:rFonts w:asciiTheme="minorEastAsia" w:hAnsiTheme="minorEastAsia" w:hint="eastAsia"/>
          <w:szCs w:val="21"/>
        </w:rPr>
        <w:t>给孩子</w:t>
      </w:r>
      <w:r w:rsidR="00A63F56" w:rsidRPr="00A63F56">
        <w:rPr>
          <w:rFonts w:asciiTheme="minorEastAsia" w:hAnsiTheme="minorEastAsia" w:hint="eastAsia"/>
          <w:szCs w:val="21"/>
        </w:rPr>
        <w:t>最好的东西</w:t>
      </w:r>
      <w:r w:rsidR="008D2DDA">
        <w:rPr>
          <w:rFonts w:asciiTheme="minorEastAsia" w:hAnsiTheme="minorEastAsia" w:hint="eastAsia"/>
          <w:szCs w:val="21"/>
        </w:rPr>
        <w:t>。虽然</w:t>
      </w:r>
      <w:r w:rsidR="00A63F56" w:rsidRPr="00A63F56">
        <w:rPr>
          <w:rFonts w:asciiTheme="minorEastAsia" w:hAnsiTheme="minorEastAsia" w:hint="eastAsia"/>
          <w:szCs w:val="21"/>
        </w:rPr>
        <w:t>从理性的角度</w:t>
      </w:r>
      <w:r w:rsidR="00FE7F41">
        <w:rPr>
          <w:rFonts w:asciiTheme="minorEastAsia" w:hAnsiTheme="minorEastAsia" w:hint="eastAsia"/>
          <w:szCs w:val="21"/>
        </w:rPr>
        <w:t>看，家长</w:t>
      </w:r>
      <w:r w:rsidR="00A63F56" w:rsidRPr="00A63F56">
        <w:rPr>
          <w:rFonts w:asciiTheme="minorEastAsia" w:hAnsiTheme="minorEastAsia" w:hint="eastAsia"/>
          <w:szCs w:val="21"/>
        </w:rPr>
        <w:t>要</w:t>
      </w:r>
      <w:r>
        <w:rPr>
          <w:rFonts w:asciiTheme="minorEastAsia" w:hAnsiTheme="minorEastAsia" w:hint="eastAsia"/>
          <w:szCs w:val="21"/>
        </w:rPr>
        <w:t>去了解，孩子</w:t>
      </w:r>
      <w:r w:rsidRPr="00A63F56">
        <w:rPr>
          <w:rFonts w:asciiTheme="minorEastAsia" w:hAnsiTheme="minorEastAsia" w:hint="eastAsia"/>
          <w:szCs w:val="21"/>
        </w:rPr>
        <w:t>是不是值得你</w:t>
      </w:r>
      <w:r w:rsidR="00A63F56" w:rsidRPr="00A63F56">
        <w:rPr>
          <w:rFonts w:asciiTheme="minorEastAsia" w:hAnsiTheme="minorEastAsia" w:hint="eastAsia"/>
          <w:szCs w:val="21"/>
        </w:rPr>
        <w:t>为了</w:t>
      </w:r>
      <w:r>
        <w:rPr>
          <w:rFonts w:asciiTheme="minorEastAsia" w:hAnsiTheme="minorEastAsia" w:hint="eastAsia"/>
          <w:szCs w:val="21"/>
        </w:rPr>
        <w:t>他</w:t>
      </w:r>
      <w:r w:rsidR="00A63F56" w:rsidRPr="00A63F56">
        <w:rPr>
          <w:rFonts w:asciiTheme="minorEastAsia" w:hAnsiTheme="minorEastAsia" w:hint="eastAsia"/>
          <w:szCs w:val="21"/>
        </w:rPr>
        <w:t>的教育付出</w:t>
      </w:r>
      <w:r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这个代价</w:t>
      </w:r>
      <w:r w:rsidR="00FE7F41">
        <w:rPr>
          <w:rFonts w:asciiTheme="minorEastAsia" w:hAnsiTheme="minorEastAsia" w:hint="eastAsia"/>
          <w:szCs w:val="21"/>
        </w:rPr>
        <w:t>？</w:t>
      </w:r>
      <w:r>
        <w:rPr>
          <w:rFonts w:asciiTheme="minorEastAsia" w:hAnsiTheme="minorEastAsia" w:hint="eastAsia"/>
          <w:szCs w:val="21"/>
        </w:rPr>
        <w:t>但</w:t>
      </w:r>
      <w:r w:rsidR="00FE7F41">
        <w:rPr>
          <w:rFonts w:asciiTheme="minorEastAsia" w:hAnsiTheme="minorEastAsia" w:hint="eastAsia"/>
          <w:szCs w:val="21"/>
        </w:rPr>
        <w:t>往往</w:t>
      </w:r>
      <w:r w:rsidR="00A63F56" w:rsidRPr="00A63F56">
        <w:rPr>
          <w:rFonts w:asciiTheme="minorEastAsia" w:hAnsiTheme="minorEastAsia" w:hint="eastAsia"/>
          <w:szCs w:val="21"/>
        </w:rPr>
        <w:t>这个时候，理性只能够把你带</w:t>
      </w:r>
      <w:r w:rsidR="00FE7F41">
        <w:rPr>
          <w:rFonts w:asciiTheme="minorEastAsia" w:hAnsiTheme="minorEastAsia" w:hint="eastAsia"/>
          <w:szCs w:val="21"/>
        </w:rPr>
        <w:t>这</w:t>
      </w:r>
      <w:r w:rsidR="00A63F56" w:rsidRPr="00A63F56">
        <w:rPr>
          <w:rFonts w:asciiTheme="minorEastAsia" w:hAnsiTheme="minorEastAsia" w:hint="eastAsia"/>
          <w:szCs w:val="21"/>
        </w:rPr>
        <w:t>么远</w:t>
      </w:r>
      <w:r w:rsidR="00FE7F41">
        <w:rPr>
          <w:rFonts w:asciiTheme="minorEastAsia" w:hAnsiTheme="minorEastAsia" w:hint="eastAsia"/>
          <w:szCs w:val="21"/>
        </w:rPr>
        <w:t>，它允许你进行理性思考的空间太小了。</w:t>
      </w:r>
      <w:r w:rsidR="00A63F56" w:rsidRPr="00A63F56">
        <w:rPr>
          <w:rFonts w:asciiTheme="minorEastAsia" w:hAnsiTheme="minorEastAsia" w:hint="eastAsia"/>
          <w:szCs w:val="21"/>
        </w:rPr>
        <w:t>现在家庭</w:t>
      </w:r>
      <w:r w:rsidR="00FE7F41">
        <w:rPr>
          <w:rFonts w:asciiTheme="minorEastAsia" w:hAnsiTheme="minorEastAsia" w:hint="eastAsia"/>
          <w:szCs w:val="21"/>
        </w:rPr>
        <w:t>一般</w:t>
      </w:r>
      <w:r>
        <w:rPr>
          <w:rFonts w:asciiTheme="minorEastAsia" w:hAnsiTheme="minorEastAsia" w:hint="eastAsia"/>
          <w:szCs w:val="21"/>
        </w:rPr>
        <w:t>只有一</w:t>
      </w:r>
      <w:r w:rsidR="00A63F56" w:rsidRPr="00A63F56">
        <w:rPr>
          <w:rFonts w:asciiTheme="minorEastAsia" w:hAnsiTheme="minorEastAsia" w:hint="eastAsia"/>
          <w:szCs w:val="21"/>
        </w:rPr>
        <w:t>到两个</w:t>
      </w:r>
      <w:r>
        <w:rPr>
          <w:rFonts w:asciiTheme="minorEastAsia" w:hAnsiTheme="minorEastAsia" w:hint="eastAsia"/>
          <w:szCs w:val="21"/>
        </w:rPr>
        <w:t>孩子，家长对教育这件事</w:t>
      </w:r>
      <w:r w:rsidR="00A63F56" w:rsidRPr="00A63F56">
        <w:rPr>
          <w:rFonts w:asciiTheme="minorEastAsia" w:hAnsiTheme="minorEastAsia" w:hint="eastAsia"/>
          <w:szCs w:val="21"/>
        </w:rPr>
        <w:t>容错的余地是很低的</w:t>
      </w:r>
      <w:r w:rsidR="00FE7F41">
        <w:rPr>
          <w:rFonts w:asciiTheme="minorEastAsia" w:hAnsiTheme="minorEastAsia" w:hint="eastAsia"/>
          <w:szCs w:val="21"/>
        </w:rPr>
        <w:t>；而且对于所有人，未来都有非常强的不可预见性</w:t>
      </w:r>
      <w:r w:rsidR="00A63F56" w:rsidRPr="00A63F56">
        <w:rPr>
          <w:rFonts w:asciiTheme="minorEastAsia" w:hAnsiTheme="minorEastAsia" w:hint="eastAsia"/>
          <w:szCs w:val="21"/>
        </w:rPr>
        <w:t>，社会的变化速度太快了，没有人能够预见</w:t>
      </w:r>
      <w:r w:rsidR="00FE7F41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今天拿</w:t>
      </w:r>
      <w:r w:rsidR="008D2DDA">
        <w:rPr>
          <w:rFonts w:asciiTheme="minorEastAsia" w:hAnsiTheme="minorEastAsia" w:hint="eastAsia"/>
          <w:szCs w:val="21"/>
        </w:rPr>
        <w:t>了</w:t>
      </w:r>
      <w:r w:rsidR="00A63F56" w:rsidRPr="00A63F56">
        <w:rPr>
          <w:rFonts w:asciiTheme="minorEastAsia" w:hAnsiTheme="minorEastAsia" w:hint="eastAsia"/>
          <w:szCs w:val="21"/>
        </w:rPr>
        <w:t>个什么样</w:t>
      </w:r>
      <w:r w:rsidR="008D2DDA">
        <w:rPr>
          <w:rFonts w:asciiTheme="minorEastAsia" w:hAnsiTheme="minorEastAsia" w:hint="eastAsia"/>
          <w:szCs w:val="21"/>
        </w:rPr>
        <w:t>的文凭</w:t>
      </w:r>
      <w:r w:rsidR="00A63F56" w:rsidRPr="00A63F56">
        <w:rPr>
          <w:rFonts w:asciiTheme="minorEastAsia" w:hAnsiTheme="minorEastAsia" w:hint="eastAsia"/>
          <w:szCs w:val="21"/>
        </w:rPr>
        <w:t>明天到底有没有用？</w:t>
      </w:r>
      <w:r w:rsidR="008D2DDA">
        <w:rPr>
          <w:rFonts w:asciiTheme="minorEastAsia" w:hAnsiTheme="minorEastAsia" w:hint="eastAsia"/>
          <w:szCs w:val="21"/>
        </w:rPr>
        <w:t>正是</w:t>
      </w:r>
      <w:r>
        <w:rPr>
          <w:rFonts w:asciiTheme="minorEastAsia" w:hAnsiTheme="minorEastAsia" w:hint="eastAsia"/>
          <w:szCs w:val="21"/>
        </w:rPr>
        <w:t>这种不确定性，</w:t>
      </w:r>
      <w:r w:rsidR="00A63F56" w:rsidRPr="00A63F56">
        <w:rPr>
          <w:rFonts w:asciiTheme="minorEastAsia" w:hAnsiTheme="minorEastAsia" w:hint="eastAsia"/>
          <w:szCs w:val="21"/>
        </w:rPr>
        <w:t>迫使每个家庭去拼命的追求它能够达到最高的教育水准。</w:t>
      </w:r>
    </w:p>
    <w:p w14:paraId="30A01A57" w14:textId="7621F3FB" w:rsidR="00A63F56" w:rsidRP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8D2DDA">
        <w:rPr>
          <w:rFonts w:asciiTheme="minorEastAsia" w:hAnsiTheme="minorEastAsia" w:hint="eastAsia"/>
          <w:szCs w:val="21"/>
        </w:rPr>
        <w:t>作为</w:t>
      </w:r>
      <w:r w:rsidR="00A63F56" w:rsidRPr="00A63F56">
        <w:rPr>
          <w:rFonts w:asciiTheme="minorEastAsia" w:hAnsiTheme="minorEastAsia" w:hint="eastAsia"/>
          <w:szCs w:val="21"/>
        </w:rPr>
        <w:t>社会和政府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如何安抚这种不确定性</w:t>
      </w:r>
      <w:r w:rsidR="008D2DDA">
        <w:rPr>
          <w:rFonts w:asciiTheme="minorEastAsia" w:hAnsiTheme="minorEastAsia" w:hint="eastAsia"/>
          <w:szCs w:val="21"/>
        </w:rPr>
        <w:t>？</w:t>
      </w:r>
      <w:r w:rsidR="00A63F56" w:rsidRPr="00A63F56">
        <w:rPr>
          <w:rFonts w:asciiTheme="minorEastAsia" w:hAnsiTheme="minorEastAsia" w:hint="eastAsia"/>
          <w:szCs w:val="21"/>
        </w:rPr>
        <w:t>第一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把社会变得相对稳定一点。社会结构的调整不能不这么剧烈这么动荡</w:t>
      </w:r>
      <w:r w:rsidR="008D2DDA">
        <w:rPr>
          <w:rFonts w:asciiTheme="minorEastAsia" w:hAnsiTheme="minorEastAsia" w:hint="eastAsia"/>
          <w:szCs w:val="21"/>
        </w:rPr>
        <w:t>？</w:t>
      </w:r>
      <w:r w:rsidR="00A63F56" w:rsidRPr="00A63F56">
        <w:rPr>
          <w:rFonts w:asciiTheme="minorEastAsia" w:hAnsiTheme="minorEastAsia" w:hint="eastAsia"/>
          <w:szCs w:val="21"/>
        </w:rPr>
        <w:t>要给人创造</w:t>
      </w:r>
      <w:r w:rsidR="008D2DDA">
        <w:rPr>
          <w:rFonts w:asciiTheme="minorEastAsia" w:hAnsiTheme="minorEastAsia" w:hint="eastAsia"/>
          <w:szCs w:val="21"/>
        </w:rPr>
        <w:t>出</w:t>
      </w:r>
      <w:r w:rsidR="00A63F56" w:rsidRPr="00A63F56">
        <w:rPr>
          <w:rFonts w:asciiTheme="minorEastAsia" w:hAnsiTheme="minorEastAsia" w:hint="eastAsia"/>
          <w:szCs w:val="21"/>
        </w:rPr>
        <w:t>合理的预期，</w:t>
      </w:r>
      <w:r w:rsidR="008D2DDA">
        <w:rPr>
          <w:rFonts w:asciiTheme="minorEastAsia" w:hAnsiTheme="minorEastAsia" w:hint="eastAsia"/>
          <w:szCs w:val="21"/>
        </w:rPr>
        <w:t>让人能了</w:t>
      </w:r>
      <w:r w:rsidR="00A63F56" w:rsidRPr="00A63F56">
        <w:rPr>
          <w:rFonts w:asciiTheme="minorEastAsia" w:hAnsiTheme="minorEastAsia" w:hint="eastAsia"/>
          <w:szCs w:val="21"/>
        </w:rPr>
        <w:t>解</w:t>
      </w:r>
      <w:r>
        <w:rPr>
          <w:rFonts w:asciiTheme="minorEastAsia" w:hAnsiTheme="minorEastAsia" w:hint="eastAsia"/>
          <w:szCs w:val="21"/>
        </w:rPr>
        <w:t>“</w:t>
      </w:r>
      <w:r w:rsidR="00A63F56" w:rsidRPr="00A63F56">
        <w:rPr>
          <w:rFonts w:asciiTheme="minorEastAsia" w:hAnsiTheme="minorEastAsia" w:hint="eastAsia"/>
          <w:szCs w:val="21"/>
        </w:rPr>
        <w:t>我以后会</w:t>
      </w:r>
      <w:r w:rsidR="008D2DDA">
        <w:rPr>
          <w:rFonts w:asciiTheme="minorEastAsia" w:hAnsiTheme="minorEastAsia" w:hint="eastAsia"/>
          <w:szCs w:val="21"/>
        </w:rPr>
        <w:t>成为什么</w:t>
      </w:r>
      <w:r w:rsidR="00A63F56" w:rsidRPr="00A63F56">
        <w:rPr>
          <w:rFonts w:asciiTheme="minorEastAsia" w:hAnsiTheme="minorEastAsia" w:hint="eastAsia"/>
          <w:szCs w:val="21"/>
        </w:rPr>
        <w:t>样子？</w:t>
      </w:r>
      <w:r>
        <w:rPr>
          <w:rFonts w:asciiTheme="minorEastAsia" w:hAnsiTheme="minorEastAsia" w:hint="eastAsia"/>
          <w:szCs w:val="21"/>
        </w:rPr>
        <w:t>”</w:t>
      </w:r>
      <w:r w:rsidR="00A63F56" w:rsidRPr="00A63F56">
        <w:rPr>
          <w:rFonts w:asciiTheme="minorEastAsia" w:hAnsiTheme="minorEastAsia" w:hint="eastAsia"/>
          <w:szCs w:val="21"/>
        </w:rPr>
        <w:t>第二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就是</w:t>
      </w:r>
      <w:ins w:id="95" w:author="Yisu Zhou" w:date="2016-09-20T11:28:00Z">
        <w:r w:rsidR="007C700B">
          <w:rPr>
            <w:rFonts w:asciiTheme="minorEastAsia" w:hAnsiTheme="minorEastAsia" w:hint="eastAsia"/>
            <w:szCs w:val="21"/>
          </w:rPr>
          <w:t>提升</w:t>
        </w:r>
      </w:ins>
      <w:r w:rsidR="008D2DDA">
        <w:rPr>
          <w:rFonts w:asciiTheme="minorEastAsia" w:hAnsiTheme="minorEastAsia" w:hint="eastAsia"/>
          <w:szCs w:val="21"/>
        </w:rPr>
        <w:t>社</w:t>
      </w:r>
      <w:del w:id="96" w:author="Yisu Zhou" w:date="2016-09-20T11:28:00Z">
        <w:r w:rsidR="008D2DDA" w:rsidDel="007C700B">
          <w:rPr>
            <w:rFonts w:asciiTheme="minorEastAsia" w:hAnsiTheme="minorEastAsia" w:hint="eastAsia"/>
            <w:szCs w:val="21"/>
          </w:rPr>
          <w:delText>会</w:delText>
        </w:r>
      </w:del>
      <w:ins w:id="97" w:author="Yisu Zhou" w:date="2016-09-20T11:28:00Z">
        <w:r w:rsidR="007C700B">
          <w:rPr>
            <w:rFonts w:asciiTheme="minorEastAsia" w:hAnsiTheme="minorEastAsia" w:hint="eastAsia"/>
            <w:szCs w:val="21"/>
          </w:rPr>
          <w:t>会</w:t>
        </w:r>
      </w:ins>
      <w:bookmarkStart w:id="98" w:name="_GoBack"/>
      <w:bookmarkEnd w:id="98"/>
      <w:del w:id="99" w:author="Yisu Zhou" w:date="2016-09-20T11:28:00Z">
        <w:r w:rsidR="00A63F56" w:rsidRPr="00A63F56" w:rsidDel="007C700B">
          <w:rPr>
            <w:rFonts w:asciiTheme="minorEastAsia" w:hAnsiTheme="minorEastAsia" w:hint="eastAsia"/>
            <w:szCs w:val="21"/>
          </w:rPr>
          <w:delText>工作</w:delText>
        </w:r>
      </w:del>
      <w:r w:rsidR="00A63F56" w:rsidRPr="00A63F56">
        <w:rPr>
          <w:rFonts w:asciiTheme="minorEastAsia" w:hAnsiTheme="minorEastAsia" w:hint="eastAsia"/>
          <w:szCs w:val="21"/>
        </w:rPr>
        <w:t>整体的公正和公平。</w:t>
      </w:r>
      <w:r w:rsidR="008D2DDA">
        <w:rPr>
          <w:rFonts w:asciiTheme="minorEastAsia" w:hAnsiTheme="minorEastAsia" w:hint="eastAsia"/>
          <w:szCs w:val="21"/>
        </w:rPr>
        <w:t>这</w:t>
      </w:r>
      <w:r w:rsidR="00A63F56" w:rsidRPr="00A63F56">
        <w:rPr>
          <w:rFonts w:asciiTheme="minorEastAsia" w:hAnsiTheme="minorEastAsia" w:hint="eastAsia"/>
          <w:szCs w:val="21"/>
        </w:rPr>
        <w:t>是消除</w:t>
      </w:r>
      <w:r w:rsidR="008D2DDA">
        <w:rPr>
          <w:rFonts w:asciiTheme="minorEastAsia" w:hAnsiTheme="minorEastAsia" w:hint="eastAsia"/>
          <w:szCs w:val="21"/>
        </w:rPr>
        <w:t>社会</w:t>
      </w:r>
      <w:r>
        <w:rPr>
          <w:rFonts w:asciiTheme="minorEastAsia" w:hAnsiTheme="minorEastAsia" w:hint="eastAsia"/>
          <w:szCs w:val="21"/>
        </w:rPr>
        <w:t>焦虑的一个非常重要的基础元素或者</w:t>
      </w:r>
      <w:r w:rsidR="00A63F56" w:rsidRPr="00A63F56">
        <w:rPr>
          <w:rFonts w:asciiTheme="minorEastAsia" w:hAnsiTheme="minorEastAsia" w:hint="eastAsia"/>
          <w:szCs w:val="21"/>
        </w:rPr>
        <w:t>基础工程</w:t>
      </w:r>
      <w:r w:rsidR="008D2DDA">
        <w:rPr>
          <w:rFonts w:asciiTheme="minorEastAsia" w:hAnsiTheme="minorEastAsia" w:hint="eastAsia"/>
          <w:szCs w:val="21"/>
        </w:rPr>
        <w:t>。</w:t>
      </w:r>
    </w:p>
    <w:p w14:paraId="091F35E7" w14:textId="77777777" w:rsid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A63F56" w:rsidRPr="00A63F56">
        <w:rPr>
          <w:rFonts w:asciiTheme="minorEastAsia" w:hAnsiTheme="minorEastAsia" w:hint="eastAsia"/>
          <w:szCs w:val="21"/>
        </w:rPr>
        <w:t>当然社会公平不应该脱离教育单独</w:t>
      </w:r>
      <w:r w:rsidR="008D2DDA">
        <w:rPr>
          <w:rFonts w:asciiTheme="minorEastAsia" w:hAnsiTheme="minorEastAsia" w:hint="eastAsia"/>
          <w:szCs w:val="21"/>
        </w:rPr>
        <w:t>来</w:t>
      </w:r>
      <w:r w:rsidR="00A63F56" w:rsidRPr="00A63F56">
        <w:rPr>
          <w:rFonts w:asciiTheme="minorEastAsia" w:hAnsiTheme="minorEastAsia" w:hint="eastAsia"/>
          <w:szCs w:val="21"/>
        </w:rPr>
        <w:t>谈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教育本身也能够促进或者影响社会公平。</w:t>
      </w:r>
    </w:p>
    <w:p w14:paraId="0D639E89" w14:textId="77777777" w:rsidR="00A63F56" w:rsidRP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A63F56" w:rsidRPr="00A63F56">
        <w:rPr>
          <w:rFonts w:asciiTheme="minorEastAsia" w:hAnsiTheme="minorEastAsia" w:hint="eastAsia"/>
          <w:szCs w:val="21"/>
        </w:rPr>
        <w:t>社会基础确实很难短时间内改变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这是绝大部分的家庭需要接受一个现实</w:t>
      </w:r>
      <w:r w:rsidR="008D2DDA">
        <w:rPr>
          <w:rFonts w:asciiTheme="minorEastAsia" w:hAnsiTheme="minorEastAsia" w:hint="eastAsia"/>
          <w:szCs w:val="21"/>
        </w:rPr>
        <w:t>。</w:t>
      </w:r>
      <w:r>
        <w:rPr>
          <w:rFonts w:asciiTheme="minorEastAsia" w:hAnsiTheme="minorEastAsia" w:hint="eastAsia"/>
          <w:szCs w:val="21"/>
        </w:rPr>
        <w:t>而这个世界上</w:t>
      </w:r>
      <w:r w:rsidR="00A63F56" w:rsidRPr="00A63F56">
        <w:rPr>
          <w:rFonts w:asciiTheme="minorEastAsia" w:hAnsiTheme="minorEastAsia" w:hint="eastAsia"/>
          <w:szCs w:val="21"/>
        </w:rPr>
        <w:t>就没有最好的教育，教育</w:t>
      </w:r>
      <w:r w:rsidR="008D2DDA">
        <w:rPr>
          <w:rFonts w:asciiTheme="minorEastAsia" w:hAnsiTheme="minorEastAsia" w:hint="eastAsia"/>
          <w:szCs w:val="21"/>
        </w:rPr>
        <w:t>是</w:t>
      </w:r>
      <w:r w:rsidR="00A63F56" w:rsidRPr="00A63F56">
        <w:rPr>
          <w:rFonts w:asciiTheme="minorEastAsia" w:hAnsiTheme="minorEastAsia" w:hint="eastAsia"/>
          <w:szCs w:val="21"/>
        </w:rPr>
        <w:t>没有底的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你想让</w:t>
      </w:r>
      <w:r w:rsidR="008D2DDA">
        <w:rPr>
          <w:rFonts w:asciiTheme="minorEastAsia" w:hAnsiTheme="minorEastAsia" w:hint="eastAsia"/>
          <w:szCs w:val="21"/>
        </w:rPr>
        <w:t>孩子</w:t>
      </w:r>
      <w:r w:rsidR="00A63F56" w:rsidRPr="00A63F56">
        <w:rPr>
          <w:rFonts w:asciiTheme="minorEastAsia" w:hAnsiTheme="minorEastAsia" w:hint="eastAsia"/>
          <w:szCs w:val="21"/>
        </w:rPr>
        <w:t>进哈佛，但不可能</w:t>
      </w:r>
      <w:r w:rsidR="008D2DDA">
        <w:rPr>
          <w:rFonts w:asciiTheme="minorEastAsia" w:hAnsiTheme="minorEastAsia" w:hint="eastAsia"/>
          <w:szCs w:val="21"/>
        </w:rPr>
        <w:t>所有的人</w:t>
      </w:r>
      <w:r w:rsidR="00A63F56" w:rsidRPr="00A63F56">
        <w:rPr>
          <w:rFonts w:asciiTheme="minorEastAsia" w:hAnsiTheme="minorEastAsia" w:hint="eastAsia"/>
          <w:szCs w:val="21"/>
        </w:rPr>
        <w:t>都进哈佛，</w:t>
      </w:r>
      <w:r w:rsidR="008D2DDA">
        <w:rPr>
          <w:rFonts w:asciiTheme="minorEastAsia" w:hAnsiTheme="minorEastAsia" w:hint="eastAsia"/>
          <w:szCs w:val="21"/>
        </w:rPr>
        <w:t>还</w:t>
      </w:r>
      <w:r>
        <w:rPr>
          <w:rFonts w:asciiTheme="minorEastAsia" w:hAnsiTheme="minorEastAsia" w:hint="eastAsia"/>
          <w:szCs w:val="21"/>
        </w:rPr>
        <w:t>有很多和哈佛</w:t>
      </w:r>
      <w:r w:rsidR="00A63F56" w:rsidRPr="00A63F56">
        <w:rPr>
          <w:rFonts w:asciiTheme="minorEastAsia" w:hAnsiTheme="minorEastAsia" w:hint="eastAsia"/>
          <w:szCs w:val="21"/>
        </w:rPr>
        <w:t>质量上很接近的学校，也许没有那么难进。</w:t>
      </w:r>
      <w:r w:rsidR="008D2DDA">
        <w:rPr>
          <w:rFonts w:asciiTheme="minorEastAsia" w:hAnsiTheme="minorEastAsia" w:hint="eastAsia"/>
          <w:szCs w:val="21"/>
        </w:rPr>
        <w:t>也就是说，家长</w:t>
      </w:r>
      <w:r w:rsidR="00A63F56" w:rsidRPr="00A63F56">
        <w:rPr>
          <w:rFonts w:asciiTheme="minorEastAsia" w:hAnsiTheme="minorEastAsia" w:hint="eastAsia"/>
          <w:szCs w:val="21"/>
        </w:rPr>
        <w:t>需要了解，社会流动不是只有一种方式</w:t>
      </w:r>
      <w:r w:rsidR="008D2DDA">
        <w:rPr>
          <w:rFonts w:asciiTheme="minorEastAsia" w:hAnsiTheme="minorEastAsia" w:hint="eastAsia"/>
          <w:szCs w:val="21"/>
        </w:rPr>
        <w:t>，它可以</w:t>
      </w:r>
      <w:r w:rsidR="00A63F56" w:rsidRPr="00A63F56">
        <w:rPr>
          <w:rFonts w:asciiTheme="minorEastAsia" w:hAnsiTheme="minorEastAsia" w:hint="eastAsia"/>
          <w:szCs w:val="21"/>
        </w:rPr>
        <w:t>有很多的方式</w:t>
      </w:r>
      <w:r w:rsidR="008D2DDA">
        <w:rPr>
          <w:rFonts w:asciiTheme="minorEastAsia" w:hAnsiTheme="minorEastAsia" w:hint="eastAsia"/>
          <w:szCs w:val="21"/>
        </w:rPr>
        <w:t>。很多中国</w:t>
      </w:r>
      <w:r w:rsidR="00A63F56" w:rsidRPr="00A63F56">
        <w:rPr>
          <w:rFonts w:asciiTheme="minorEastAsia" w:hAnsiTheme="minorEastAsia" w:hint="eastAsia"/>
          <w:szCs w:val="21"/>
        </w:rPr>
        <w:t>家庭的孩子到了国外，逼</w:t>
      </w:r>
      <w:r w:rsidR="008D2DDA">
        <w:rPr>
          <w:rFonts w:asciiTheme="minorEastAsia" w:hAnsiTheme="minorEastAsia" w:hint="eastAsia"/>
          <w:szCs w:val="21"/>
        </w:rPr>
        <w:t>孩子</w:t>
      </w:r>
      <w:r w:rsidR="00A63F56" w:rsidRPr="00A63F56">
        <w:rPr>
          <w:rFonts w:asciiTheme="minorEastAsia" w:hAnsiTheme="minorEastAsia" w:hint="eastAsia"/>
          <w:szCs w:val="21"/>
        </w:rPr>
        <w:t>念一个精英的学校</w:t>
      </w:r>
      <w:r w:rsidR="008D2DDA">
        <w:rPr>
          <w:rFonts w:asciiTheme="minorEastAsia" w:hAnsiTheme="minorEastAsia" w:hint="eastAsia"/>
          <w:szCs w:val="21"/>
        </w:rPr>
        <w:t>，以为进精英的高中和大学就是唯一</w:t>
      </w:r>
      <w:r w:rsidR="00A63F56" w:rsidRPr="00A63F56">
        <w:rPr>
          <w:rFonts w:asciiTheme="minorEastAsia" w:hAnsiTheme="minorEastAsia" w:hint="eastAsia"/>
          <w:szCs w:val="21"/>
        </w:rPr>
        <w:t>向上流动的方式，这个是不对的</w:t>
      </w:r>
      <w:r w:rsidR="008D2DDA">
        <w:rPr>
          <w:rFonts w:asciiTheme="minorEastAsia" w:hAnsiTheme="minorEastAsia" w:hint="eastAsia"/>
          <w:szCs w:val="21"/>
        </w:rPr>
        <w:t>。</w:t>
      </w:r>
    </w:p>
    <w:p w14:paraId="41C5A96A" w14:textId="77777777" w:rsidR="00A63F56" w:rsidRP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2D18A2" w:rsidRPr="00A63F56">
        <w:rPr>
          <w:rFonts w:asciiTheme="minorEastAsia" w:hAnsiTheme="minorEastAsia" w:hint="eastAsia"/>
          <w:szCs w:val="21"/>
        </w:rPr>
        <w:t>对有一定社会资源的家庭来说，他的路其实挺宽的。</w:t>
      </w:r>
      <w:r w:rsidR="00A63F56" w:rsidRPr="00A63F56">
        <w:rPr>
          <w:rFonts w:asciiTheme="minorEastAsia" w:hAnsiTheme="minorEastAsia" w:hint="eastAsia"/>
          <w:szCs w:val="21"/>
        </w:rPr>
        <w:t>他要拥抱</w:t>
      </w:r>
      <w:r w:rsidR="008D2DDA">
        <w:rPr>
          <w:rFonts w:asciiTheme="minorEastAsia" w:hAnsiTheme="minorEastAsia" w:hint="eastAsia"/>
          <w:szCs w:val="21"/>
        </w:rPr>
        <w:t>价值观的</w:t>
      </w:r>
      <w:r w:rsidR="00A63F56" w:rsidRPr="00A63F56">
        <w:rPr>
          <w:rFonts w:asciiTheme="minorEastAsia" w:hAnsiTheme="minorEastAsia" w:hint="eastAsia"/>
          <w:szCs w:val="21"/>
        </w:rPr>
        <w:t>多元性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包括社会流动的多元性。不是只有做律师医生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才能够完成社会流动</w:t>
      </w:r>
      <w:r w:rsidR="008D2DDA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做艺术家，做一个技术人员</w:t>
      </w:r>
      <w:r w:rsidR="002D18A2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同样也可以完成社会流动</w:t>
      </w:r>
      <w:r w:rsidR="002D18A2">
        <w:rPr>
          <w:rFonts w:asciiTheme="minorEastAsia" w:hAnsiTheme="minorEastAsia" w:hint="eastAsia"/>
          <w:szCs w:val="21"/>
        </w:rPr>
        <w:t>。既然</w:t>
      </w:r>
      <w:r w:rsidR="00A63F56" w:rsidRPr="00A63F56">
        <w:rPr>
          <w:rFonts w:asciiTheme="minorEastAsia" w:hAnsiTheme="minorEastAsia" w:hint="eastAsia"/>
          <w:szCs w:val="21"/>
        </w:rPr>
        <w:t>有这么多资源，为什么要</w:t>
      </w:r>
      <w:r w:rsidR="002D18A2">
        <w:rPr>
          <w:rFonts w:asciiTheme="minorEastAsia" w:hAnsiTheme="minorEastAsia" w:hint="eastAsia"/>
          <w:szCs w:val="21"/>
        </w:rPr>
        <w:t>让</w:t>
      </w:r>
      <w:r>
        <w:rPr>
          <w:rFonts w:asciiTheme="minorEastAsia" w:hAnsiTheme="minorEastAsia" w:hint="eastAsia"/>
          <w:szCs w:val="21"/>
        </w:rPr>
        <w:t>孩子</w:t>
      </w:r>
      <w:r w:rsidR="00A63F56" w:rsidRPr="00A63F56">
        <w:rPr>
          <w:rFonts w:asciiTheme="minorEastAsia" w:hAnsiTheme="minorEastAsia" w:hint="eastAsia"/>
          <w:szCs w:val="21"/>
        </w:rPr>
        <w:t>限定在一个固定的模式</w:t>
      </w:r>
      <w:r w:rsidR="002D18A2">
        <w:rPr>
          <w:rFonts w:asciiTheme="minorEastAsia" w:hAnsiTheme="minorEastAsia" w:hint="eastAsia"/>
          <w:szCs w:val="21"/>
        </w:rPr>
        <w:t>里。</w:t>
      </w:r>
      <w:r w:rsidR="00A63F56" w:rsidRPr="00A63F56">
        <w:rPr>
          <w:rFonts w:asciiTheme="minorEastAsia" w:hAnsiTheme="minorEastAsia" w:hint="eastAsia"/>
          <w:szCs w:val="21"/>
        </w:rPr>
        <w:t>家长</w:t>
      </w:r>
      <w:r w:rsidR="002D18A2">
        <w:rPr>
          <w:rFonts w:asciiTheme="minorEastAsia" w:hAnsiTheme="minorEastAsia" w:hint="eastAsia"/>
          <w:szCs w:val="21"/>
        </w:rPr>
        <w:t>需</w:t>
      </w:r>
      <w:r>
        <w:rPr>
          <w:rFonts w:asciiTheme="minorEastAsia" w:hAnsiTheme="minorEastAsia" w:hint="eastAsia"/>
          <w:szCs w:val="21"/>
        </w:rPr>
        <w:t>要</w:t>
      </w:r>
      <w:r w:rsidR="00A63F56" w:rsidRPr="00A63F56">
        <w:rPr>
          <w:rFonts w:asciiTheme="minorEastAsia" w:hAnsiTheme="minorEastAsia" w:hint="eastAsia"/>
          <w:szCs w:val="21"/>
        </w:rPr>
        <w:t>花精力去了解，我</w:t>
      </w:r>
      <w:r w:rsidR="002D18A2"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孩子，他的禀赋是</w:t>
      </w:r>
      <w:r w:rsidR="002D18A2">
        <w:rPr>
          <w:rFonts w:asciiTheme="minorEastAsia" w:hAnsiTheme="minorEastAsia" w:hint="eastAsia"/>
          <w:szCs w:val="21"/>
        </w:rPr>
        <w:t>什么，</w:t>
      </w:r>
      <w:r w:rsidRPr="00A63F56">
        <w:rPr>
          <w:rFonts w:asciiTheme="minorEastAsia" w:hAnsiTheme="minorEastAsia" w:hint="eastAsia"/>
          <w:szCs w:val="21"/>
        </w:rPr>
        <w:t>最好</w:t>
      </w:r>
      <w:r w:rsidR="00A63F56" w:rsidRPr="00A63F56">
        <w:rPr>
          <w:rFonts w:asciiTheme="minorEastAsia" w:hAnsiTheme="minorEastAsia" w:hint="eastAsia"/>
          <w:szCs w:val="21"/>
        </w:rPr>
        <w:t>要开发他的天份，让</w:t>
      </w:r>
      <w:r w:rsidR="002D18A2">
        <w:rPr>
          <w:rFonts w:asciiTheme="minorEastAsia" w:hAnsiTheme="minorEastAsia" w:hint="eastAsia"/>
          <w:szCs w:val="21"/>
        </w:rPr>
        <w:t>他</w:t>
      </w:r>
      <w:r w:rsidR="00A63F56" w:rsidRPr="00A63F56">
        <w:rPr>
          <w:rFonts w:asciiTheme="minorEastAsia" w:hAnsiTheme="minorEastAsia" w:hint="eastAsia"/>
          <w:szCs w:val="21"/>
        </w:rPr>
        <w:t>做些不一</w:t>
      </w:r>
      <w:r w:rsidR="00A63F56" w:rsidRPr="00A63F56">
        <w:rPr>
          <w:rFonts w:asciiTheme="minorEastAsia" w:hAnsiTheme="minorEastAsia" w:hint="eastAsia"/>
          <w:szCs w:val="21"/>
        </w:rPr>
        <w:lastRenderedPageBreak/>
        <w:t>样的事情。</w:t>
      </w:r>
    </w:p>
    <w:p w14:paraId="57011176" w14:textId="77777777" w:rsidR="00A63F56" w:rsidRP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A63F56" w:rsidRPr="00A63F56">
        <w:rPr>
          <w:rFonts w:asciiTheme="minorEastAsia" w:hAnsiTheme="minorEastAsia" w:hint="eastAsia"/>
          <w:szCs w:val="21"/>
        </w:rPr>
        <w:t>不管是欧洲或者美国</w:t>
      </w:r>
      <w:r w:rsidR="002D18A2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在</w:t>
      </w:r>
      <w:r w:rsidR="002D18A2" w:rsidRPr="00A63F56">
        <w:rPr>
          <w:rFonts w:asciiTheme="minorEastAsia" w:hAnsiTheme="minorEastAsia" w:hint="eastAsia"/>
          <w:szCs w:val="21"/>
        </w:rPr>
        <w:t>不同的</w:t>
      </w:r>
      <w:r w:rsidR="00A63F56" w:rsidRPr="00A63F56">
        <w:rPr>
          <w:rFonts w:asciiTheme="minorEastAsia" w:hAnsiTheme="minorEastAsia" w:hint="eastAsia"/>
          <w:szCs w:val="21"/>
        </w:rPr>
        <w:t>教育模式</w:t>
      </w:r>
      <w:r w:rsidR="002D18A2">
        <w:rPr>
          <w:rFonts w:asciiTheme="minorEastAsia" w:hAnsiTheme="minorEastAsia" w:hint="eastAsia"/>
          <w:szCs w:val="21"/>
        </w:rPr>
        <w:t>上，</w:t>
      </w:r>
      <w:r>
        <w:rPr>
          <w:rFonts w:asciiTheme="minorEastAsia" w:hAnsiTheme="minorEastAsia" w:hint="eastAsia"/>
          <w:szCs w:val="21"/>
        </w:rPr>
        <w:t>孩子</w:t>
      </w:r>
      <w:r w:rsidR="002D18A2">
        <w:rPr>
          <w:rFonts w:asciiTheme="minorEastAsia" w:hAnsiTheme="minorEastAsia" w:hint="eastAsia"/>
          <w:szCs w:val="21"/>
        </w:rPr>
        <w:t>可以有</w:t>
      </w:r>
      <w:r w:rsidR="002D18A2" w:rsidRPr="00A63F56">
        <w:rPr>
          <w:rFonts w:asciiTheme="minorEastAsia" w:hAnsiTheme="minorEastAsia" w:hint="eastAsia"/>
          <w:szCs w:val="21"/>
        </w:rPr>
        <w:t>很多种不同的选择，</w:t>
      </w:r>
      <w:r w:rsidR="002D18A2">
        <w:rPr>
          <w:rFonts w:asciiTheme="minorEastAsia" w:hAnsiTheme="minorEastAsia" w:hint="eastAsia"/>
          <w:szCs w:val="21"/>
        </w:rPr>
        <w:t>有不同的出路</w:t>
      </w:r>
      <w:r w:rsidR="00A63F56" w:rsidRPr="00A63F56">
        <w:rPr>
          <w:rFonts w:asciiTheme="minorEastAsia" w:hAnsiTheme="minorEastAsia" w:hint="eastAsia"/>
          <w:szCs w:val="21"/>
        </w:rPr>
        <w:t>。从这个层面上来说，</w:t>
      </w:r>
      <w:r w:rsidR="002D18A2">
        <w:rPr>
          <w:rFonts w:asciiTheme="minorEastAsia" w:hAnsiTheme="minorEastAsia" w:hint="eastAsia"/>
          <w:szCs w:val="21"/>
        </w:rPr>
        <w:t>出国读书</w:t>
      </w:r>
      <w:r w:rsidR="00A63F56" w:rsidRPr="00A63F56">
        <w:rPr>
          <w:rFonts w:asciiTheme="minorEastAsia" w:hAnsiTheme="minorEastAsia" w:hint="eastAsia"/>
          <w:szCs w:val="21"/>
        </w:rPr>
        <w:t>不是一种赌博</w:t>
      </w:r>
      <w:r w:rsidR="002D18A2">
        <w:rPr>
          <w:rFonts w:asciiTheme="minorEastAsia" w:hAnsiTheme="minorEastAsia" w:hint="eastAsia"/>
          <w:szCs w:val="21"/>
        </w:rPr>
        <w:t>，它让你</w:t>
      </w:r>
      <w:r w:rsidR="00A63F56" w:rsidRPr="00A63F56">
        <w:rPr>
          <w:rFonts w:asciiTheme="minorEastAsia" w:hAnsiTheme="minorEastAsia" w:hint="eastAsia"/>
          <w:szCs w:val="21"/>
        </w:rPr>
        <w:t>有</w:t>
      </w:r>
      <w:r w:rsidR="002D18A2">
        <w:rPr>
          <w:rFonts w:asciiTheme="minorEastAsia" w:hAnsiTheme="minorEastAsia" w:hint="eastAsia"/>
          <w:szCs w:val="21"/>
        </w:rPr>
        <w:t>更多</w:t>
      </w:r>
      <w:r w:rsidR="00A63F56" w:rsidRPr="00A63F56">
        <w:rPr>
          <w:rFonts w:asciiTheme="minorEastAsia" w:hAnsiTheme="minorEastAsia" w:hint="eastAsia"/>
          <w:szCs w:val="21"/>
        </w:rPr>
        <w:t>选择余地。</w:t>
      </w:r>
    </w:p>
    <w:p w14:paraId="5F07C06B" w14:textId="77777777" w:rsidR="00A63F56" w:rsidRP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2D18A2">
        <w:rPr>
          <w:rFonts w:asciiTheme="minorEastAsia" w:hAnsiTheme="minorEastAsia" w:hint="eastAsia"/>
          <w:szCs w:val="21"/>
        </w:rPr>
        <w:t>最后</w:t>
      </w:r>
      <w:r w:rsidR="00A63F56" w:rsidRPr="00A63F56">
        <w:rPr>
          <w:rFonts w:asciiTheme="minorEastAsia" w:hAnsiTheme="minorEastAsia" w:hint="eastAsia"/>
          <w:szCs w:val="21"/>
        </w:rPr>
        <w:t>我觉得要厘清一个问题，社会流动本身不是</w:t>
      </w:r>
      <w:r w:rsidR="002D18A2">
        <w:rPr>
          <w:rFonts w:asciiTheme="minorEastAsia" w:hAnsiTheme="minorEastAsia" w:hint="eastAsia"/>
          <w:szCs w:val="21"/>
        </w:rPr>
        <w:t>教育的</w:t>
      </w:r>
      <w:r w:rsidR="00A63F56" w:rsidRPr="00A63F56">
        <w:rPr>
          <w:rFonts w:asciiTheme="minorEastAsia" w:hAnsiTheme="minorEastAsia" w:hint="eastAsia"/>
          <w:szCs w:val="21"/>
        </w:rPr>
        <w:t>目的</w:t>
      </w:r>
      <w:r w:rsidR="002D18A2">
        <w:rPr>
          <w:rFonts w:asciiTheme="minorEastAsia" w:hAnsiTheme="minorEastAsia" w:hint="eastAsia"/>
          <w:szCs w:val="21"/>
        </w:rPr>
        <w:t>。</w:t>
      </w:r>
      <w:r w:rsidR="00A63F56" w:rsidRPr="00A63F56">
        <w:rPr>
          <w:rFonts w:asciiTheme="minorEastAsia" w:hAnsiTheme="minorEastAsia" w:hint="eastAsia"/>
          <w:szCs w:val="21"/>
        </w:rPr>
        <w:t>教育一个很重</w:t>
      </w:r>
      <w:r w:rsidR="002D18A2">
        <w:rPr>
          <w:rFonts w:asciiTheme="minorEastAsia" w:hAnsiTheme="minorEastAsia" w:hint="eastAsia"/>
          <w:szCs w:val="21"/>
        </w:rPr>
        <w:t>要</w:t>
      </w:r>
      <w:r w:rsidR="00A63F56" w:rsidRPr="00A63F56">
        <w:rPr>
          <w:rFonts w:asciiTheme="minorEastAsia" w:hAnsiTheme="minorEastAsia" w:hint="eastAsia"/>
          <w:szCs w:val="21"/>
        </w:rPr>
        <w:t>的目的，是帮助人了解自己。你到底想要干什么，什么事情是适合你做的，什么事情你能够做？</w:t>
      </w:r>
      <w:r w:rsidR="002D18A2">
        <w:rPr>
          <w:rFonts w:asciiTheme="minorEastAsia" w:hAnsiTheme="minorEastAsia" w:hint="eastAsia"/>
          <w:szCs w:val="21"/>
        </w:rPr>
        <w:t>在大家</w:t>
      </w:r>
      <w:r w:rsidR="00A63F56" w:rsidRPr="00A63F56">
        <w:rPr>
          <w:rFonts w:asciiTheme="minorEastAsia" w:hAnsiTheme="minorEastAsia" w:hint="eastAsia"/>
          <w:szCs w:val="21"/>
        </w:rPr>
        <w:t>对于</w:t>
      </w:r>
      <w:r w:rsidR="002D18A2">
        <w:rPr>
          <w:rFonts w:asciiTheme="minorEastAsia" w:hAnsiTheme="minorEastAsia" w:hint="eastAsia"/>
          <w:szCs w:val="21"/>
        </w:rPr>
        <w:t>中产教育</w:t>
      </w:r>
      <w:r w:rsidR="00A63F56" w:rsidRPr="00A63F56">
        <w:rPr>
          <w:rFonts w:asciiTheme="minorEastAsia" w:hAnsiTheme="minorEastAsia" w:hint="eastAsia"/>
          <w:szCs w:val="21"/>
        </w:rPr>
        <w:t>焦虑的讨论里</w:t>
      </w:r>
      <w:r w:rsidR="002D18A2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这个</w:t>
      </w:r>
      <w:r w:rsidR="00A63F56" w:rsidRPr="00A63F56">
        <w:rPr>
          <w:rFonts w:asciiTheme="minorEastAsia" w:hAnsiTheme="minorEastAsia" w:hint="eastAsia"/>
          <w:szCs w:val="21"/>
        </w:rPr>
        <w:t>常常被忽视了。我们不</w:t>
      </w:r>
      <w:r w:rsidR="002D18A2">
        <w:rPr>
          <w:rFonts w:asciiTheme="minorEastAsia" w:hAnsiTheme="minorEastAsia" w:hint="eastAsia"/>
          <w:szCs w:val="21"/>
        </w:rPr>
        <w:t>是去问孩子</w:t>
      </w:r>
      <w:r w:rsidR="002D18A2" w:rsidRPr="00A63F56">
        <w:rPr>
          <w:rFonts w:asciiTheme="minorEastAsia" w:hAnsiTheme="minorEastAsia" w:hint="eastAsia"/>
          <w:szCs w:val="21"/>
        </w:rPr>
        <w:t>到底想要什么</w:t>
      </w:r>
      <w:r w:rsidR="002D18A2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想要干些什么</w:t>
      </w:r>
      <w:r w:rsidR="002D18A2">
        <w:rPr>
          <w:rFonts w:asciiTheme="minorEastAsia" w:hAnsiTheme="minorEastAsia" w:hint="eastAsia"/>
          <w:szCs w:val="21"/>
        </w:rPr>
        <w:t>？作为</w:t>
      </w:r>
      <w:r w:rsidR="00A63F56" w:rsidRPr="00A63F56">
        <w:rPr>
          <w:rFonts w:asciiTheme="minorEastAsia" w:hAnsiTheme="minorEastAsia" w:hint="eastAsia"/>
          <w:szCs w:val="21"/>
        </w:rPr>
        <w:t>家长</w:t>
      </w:r>
      <w:r w:rsidR="002D18A2">
        <w:rPr>
          <w:rFonts w:asciiTheme="minorEastAsia" w:hAnsiTheme="minorEastAsia" w:hint="eastAsia"/>
          <w:szCs w:val="21"/>
        </w:rPr>
        <w:t>该</w:t>
      </w:r>
      <w:r w:rsidR="00A63F56" w:rsidRPr="00A63F56">
        <w:rPr>
          <w:rFonts w:asciiTheme="minorEastAsia" w:hAnsiTheme="minorEastAsia" w:hint="eastAsia"/>
          <w:szCs w:val="21"/>
        </w:rPr>
        <w:t>怎么去指导他？</w:t>
      </w:r>
      <w:r w:rsidR="002D18A2">
        <w:rPr>
          <w:rFonts w:asciiTheme="minorEastAsia" w:hAnsiTheme="minorEastAsia" w:hint="eastAsia"/>
          <w:szCs w:val="21"/>
        </w:rPr>
        <w:t>只</w:t>
      </w:r>
      <w:r w:rsidR="00A63F56" w:rsidRPr="00A63F56">
        <w:rPr>
          <w:rFonts w:asciiTheme="minorEastAsia" w:hAnsiTheme="minorEastAsia" w:hint="eastAsia"/>
          <w:szCs w:val="21"/>
        </w:rPr>
        <w:t>是说，我给</w:t>
      </w:r>
      <w:r>
        <w:rPr>
          <w:rFonts w:asciiTheme="minorEastAsia" w:hAnsiTheme="minorEastAsia" w:hint="eastAsia"/>
          <w:szCs w:val="21"/>
        </w:rPr>
        <w:t>孩子</w:t>
      </w:r>
      <w:r w:rsidR="00A63F56" w:rsidRPr="00A63F56">
        <w:rPr>
          <w:rFonts w:asciiTheme="minorEastAsia" w:hAnsiTheme="minorEastAsia" w:hint="eastAsia"/>
          <w:szCs w:val="21"/>
        </w:rPr>
        <w:t>提供钱，我</w:t>
      </w:r>
      <w:r w:rsidR="002D18A2">
        <w:rPr>
          <w:rFonts w:asciiTheme="minorEastAsia" w:hAnsiTheme="minorEastAsia" w:hint="eastAsia"/>
          <w:szCs w:val="21"/>
        </w:rPr>
        <w:t>让他念书给他做饭，这远远不够，</w:t>
      </w:r>
      <w:r w:rsidR="00A63F56" w:rsidRPr="00A63F56">
        <w:rPr>
          <w:rFonts w:asciiTheme="minorEastAsia" w:hAnsiTheme="minorEastAsia" w:hint="eastAsia"/>
          <w:szCs w:val="21"/>
        </w:rPr>
        <w:t>这只是教育的一部分而已。</w:t>
      </w:r>
    </w:p>
    <w:p w14:paraId="476DBFEF" w14:textId="77777777" w:rsidR="00A63F56" w:rsidRPr="00A63F56" w:rsidRDefault="00F45E3E" w:rsidP="00A63F5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="002D18A2">
        <w:rPr>
          <w:rFonts w:asciiTheme="minorEastAsia" w:hAnsiTheme="minorEastAsia" w:hint="eastAsia"/>
          <w:szCs w:val="21"/>
        </w:rPr>
        <w:t>同时，作为家长</w:t>
      </w:r>
      <w:r w:rsidR="00A63F56" w:rsidRPr="00A63F56">
        <w:rPr>
          <w:rFonts w:asciiTheme="minorEastAsia" w:hAnsiTheme="minorEastAsia" w:hint="eastAsia"/>
          <w:szCs w:val="21"/>
        </w:rPr>
        <w:t>要意识到</w:t>
      </w:r>
      <w:r w:rsidR="002D18A2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孩子不是我们生活的延续。孩子</w:t>
      </w:r>
      <w:r w:rsidR="002D18A2">
        <w:rPr>
          <w:rFonts w:asciiTheme="minorEastAsia" w:hAnsiTheme="minorEastAsia" w:hint="eastAsia"/>
          <w:szCs w:val="21"/>
        </w:rPr>
        <w:t>的</w:t>
      </w:r>
      <w:r w:rsidR="00A63F56" w:rsidRPr="00A63F56">
        <w:rPr>
          <w:rFonts w:asciiTheme="minorEastAsia" w:hAnsiTheme="minorEastAsia" w:hint="eastAsia"/>
          <w:szCs w:val="21"/>
        </w:rPr>
        <w:t>生活是</w:t>
      </w:r>
      <w:r w:rsidR="002D18A2">
        <w:rPr>
          <w:rFonts w:asciiTheme="minorEastAsia" w:hAnsiTheme="minorEastAsia" w:hint="eastAsia"/>
          <w:szCs w:val="21"/>
        </w:rPr>
        <w:t>由</w:t>
      </w:r>
      <w:r w:rsidR="00A63F56" w:rsidRPr="00A63F56">
        <w:rPr>
          <w:rFonts w:asciiTheme="minorEastAsia" w:hAnsiTheme="minorEastAsia" w:hint="eastAsia"/>
          <w:szCs w:val="21"/>
        </w:rPr>
        <w:t>他们自己决定的。最重要</w:t>
      </w:r>
      <w:r w:rsidR="002D18A2">
        <w:rPr>
          <w:rFonts w:asciiTheme="minorEastAsia" w:hAnsiTheme="minorEastAsia" w:hint="eastAsia"/>
          <w:szCs w:val="21"/>
        </w:rPr>
        <w:t>，</w:t>
      </w:r>
      <w:r w:rsidR="00A63F56" w:rsidRPr="00A63F56">
        <w:rPr>
          <w:rFonts w:asciiTheme="minorEastAsia" w:hAnsiTheme="minorEastAsia" w:hint="eastAsia"/>
          <w:szCs w:val="21"/>
        </w:rPr>
        <w:t>要教会他们</w:t>
      </w:r>
      <w:r w:rsidR="002D18A2">
        <w:rPr>
          <w:rFonts w:asciiTheme="minorEastAsia" w:hAnsiTheme="minorEastAsia" w:hint="eastAsia"/>
          <w:szCs w:val="21"/>
        </w:rPr>
        <w:t>如何</w:t>
      </w:r>
      <w:r w:rsidR="00A63F56" w:rsidRPr="00A63F56">
        <w:rPr>
          <w:rFonts w:asciiTheme="minorEastAsia" w:hAnsiTheme="minorEastAsia" w:hint="eastAsia"/>
          <w:szCs w:val="21"/>
        </w:rPr>
        <w:t>自己选择生活，要学会承担</w:t>
      </w:r>
      <w:r w:rsidR="00B776BE">
        <w:rPr>
          <w:rFonts w:asciiTheme="minorEastAsia" w:hAnsiTheme="minorEastAsia" w:hint="eastAsia"/>
          <w:szCs w:val="21"/>
        </w:rPr>
        <w:t>因选择带来相应的责任</w:t>
      </w:r>
      <w:r w:rsidR="00A63F56" w:rsidRPr="00A63F56">
        <w:rPr>
          <w:rFonts w:asciiTheme="minorEastAsia" w:hAnsiTheme="minorEastAsia" w:hint="eastAsia"/>
          <w:szCs w:val="21"/>
        </w:rPr>
        <w:t>。不要把自己的生活和孩子生活过多的捆绑在一起</w:t>
      </w:r>
      <w:r w:rsidR="00B776BE">
        <w:rPr>
          <w:rFonts w:asciiTheme="minorEastAsia" w:hAnsiTheme="minorEastAsia" w:hint="eastAsia"/>
          <w:szCs w:val="21"/>
        </w:rPr>
        <w:t>，这</w:t>
      </w:r>
      <w:r w:rsidR="00A63F56" w:rsidRPr="00A63F56">
        <w:rPr>
          <w:rFonts w:asciiTheme="minorEastAsia" w:hAnsiTheme="minorEastAsia" w:hint="eastAsia"/>
          <w:szCs w:val="21"/>
        </w:rPr>
        <w:t>不会带来很多的幸福</w:t>
      </w:r>
      <w:r w:rsidR="00B776BE">
        <w:rPr>
          <w:rFonts w:asciiTheme="minorEastAsia" w:hAnsiTheme="minorEastAsia" w:hint="eastAsia"/>
          <w:szCs w:val="21"/>
        </w:rPr>
        <w:t>。在</w:t>
      </w:r>
      <w:r w:rsidR="00A63F56" w:rsidRPr="00A63F56">
        <w:rPr>
          <w:rFonts w:asciiTheme="minorEastAsia" w:hAnsiTheme="minorEastAsia" w:hint="eastAsia"/>
          <w:szCs w:val="21"/>
        </w:rPr>
        <w:t>传统观念里面，母凭子贵，</w:t>
      </w:r>
      <w:r w:rsidR="00B776BE">
        <w:rPr>
          <w:rFonts w:asciiTheme="minorEastAsia" w:hAnsiTheme="minorEastAsia" w:hint="eastAsia"/>
          <w:szCs w:val="21"/>
        </w:rPr>
        <w:t>孩子</w:t>
      </w:r>
      <w:r w:rsidR="00A63F56" w:rsidRPr="00A63F56">
        <w:rPr>
          <w:rFonts w:asciiTheme="minorEastAsia" w:hAnsiTheme="minorEastAsia" w:hint="eastAsia"/>
          <w:szCs w:val="21"/>
        </w:rPr>
        <w:t>好父母就会觉得很开心，</w:t>
      </w:r>
      <w:r w:rsidR="00B776BE">
        <w:rPr>
          <w:rFonts w:asciiTheme="minorEastAsia" w:hAnsiTheme="minorEastAsia" w:hint="eastAsia"/>
          <w:szCs w:val="21"/>
        </w:rPr>
        <w:t>但</w:t>
      </w:r>
      <w:r w:rsidR="00A63F56" w:rsidRPr="00A63F56">
        <w:rPr>
          <w:rFonts w:asciiTheme="minorEastAsia" w:hAnsiTheme="minorEastAsia" w:hint="eastAsia"/>
          <w:szCs w:val="21"/>
        </w:rPr>
        <w:t>从根本上来说</w:t>
      </w:r>
      <w:r w:rsidR="00B776BE">
        <w:rPr>
          <w:rFonts w:asciiTheme="minorEastAsia" w:hAnsiTheme="minorEastAsia" w:hint="eastAsia"/>
          <w:szCs w:val="21"/>
        </w:rPr>
        <w:t>那</w:t>
      </w:r>
      <w:r w:rsidR="00A63F56" w:rsidRPr="00A63F56">
        <w:rPr>
          <w:rFonts w:asciiTheme="minorEastAsia" w:hAnsiTheme="minorEastAsia" w:hint="eastAsia"/>
          <w:szCs w:val="21"/>
        </w:rPr>
        <w:t>是</w:t>
      </w:r>
      <w:r w:rsidR="00B776BE">
        <w:rPr>
          <w:rFonts w:asciiTheme="minorEastAsia" w:hAnsiTheme="minorEastAsia" w:hint="eastAsia"/>
          <w:szCs w:val="21"/>
        </w:rPr>
        <w:t>他</w:t>
      </w:r>
      <w:r w:rsidR="00A63F56" w:rsidRPr="00A63F56">
        <w:rPr>
          <w:rFonts w:asciiTheme="minorEastAsia" w:hAnsiTheme="minorEastAsia" w:hint="eastAsia"/>
          <w:szCs w:val="21"/>
        </w:rPr>
        <w:t>自己的人生，</w:t>
      </w:r>
      <w:r w:rsidR="00B776BE">
        <w:rPr>
          <w:rFonts w:asciiTheme="minorEastAsia" w:hAnsiTheme="minorEastAsia" w:hint="eastAsia"/>
          <w:szCs w:val="21"/>
        </w:rPr>
        <w:t>他想要变成一个什么人，</w:t>
      </w:r>
      <w:r w:rsidR="00B776BE" w:rsidRPr="00A63F56">
        <w:rPr>
          <w:rFonts w:asciiTheme="minorEastAsia" w:hAnsiTheme="minorEastAsia" w:hint="eastAsia"/>
          <w:szCs w:val="21"/>
        </w:rPr>
        <w:t>想要</w:t>
      </w:r>
      <w:r w:rsidR="00B776BE">
        <w:rPr>
          <w:rFonts w:asciiTheme="minorEastAsia" w:hAnsiTheme="minorEastAsia" w:hint="eastAsia"/>
          <w:szCs w:val="21"/>
        </w:rPr>
        <w:t>进入</w:t>
      </w:r>
      <w:r w:rsidR="00B776BE" w:rsidRPr="00A63F56">
        <w:rPr>
          <w:rFonts w:asciiTheme="minorEastAsia" w:hAnsiTheme="minorEastAsia" w:hint="eastAsia"/>
          <w:szCs w:val="21"/>
        </w:rPr>
        <w:t>什么样的阶层</w:t>
      </w:r>
      <w:r w:rsidR="00B776BE">
        <w:rPr>
          <w:rFonts w:asciiTheme="minorEastAsia" w:hAnsiTheme="minorEastAsia" w:hint="eastAsia"/>
          <w:szCs w:val="21"/>
        </w:rPr>
        <w:t>，家长</w:t>
      </w:r>
      <w:r w:rsidR="00B776BE" w:rsidRPr="00A63F56">
        <w:rPr>
          <w:rFonts w:asciiTheme="minorEastAsia" w:hAnsiTheme="minorEastAsia" w:hint="eastAsia"/>
          <w:szCs w:val="21"/>
        </w:rPr>
        <w:t>可以提供条</w:t>
      </w:r>
      <w:r w:rsidR="00B776BE">
        <w:rPr>
          <w:rFonts w:asciiTheme="minorEastAsia" w:hAnsiTheme="minorEastAsia" w:hint="eastAsia"/>
          <w:szCs w:val="21"/>
        </w:rPr>
        <w:t>件，给他一些指导，</w:t>
      </w:r>
      <w:r w:rsidR="009B1DC8">
        <w:rPr>
          <w:rFonts w:asciiTheme="minorEastAsia" w:hAnsiTheme="minorEastAsia" w:hint="eastAsia"/>
          <w:szCs w:val="21"/>
        </w:rPr>
        <w:t>最终</w:t>
      </w:r>
      <w:r w:rsidR="00B776BE">
        <w:rPr>
          <w:rFonts w:asciiTheme="minorEastAsia" w:hAnsiTheme="minorEastAsia" w:hint="eastAsia"/>
          <w:szCs w:val="21"/>
        </w:rPr>
        <w:t>由</w:t>
      </w:r>
      <w:r w:rsidR="00A63F56" w:rsidRPr="00A63F56">
        <w:rPr>
          <w:rFonts w:asciiTheme="minorEastAsia" w:hAnsiTheme="minorEastAsia" w:hint="eastAsia"/>
          <w:szCs w:val="21"/>
        </w:rPr>
        <w:t>他做选择</w:t>
      </w:r>
      <w:r w:rsidR="00B776BE">
        <w:rPr>
          <w:rFonts w:asciiTheme="minorEastAsia" w:hAnsiTheme="minorEastAsia" w:hint="eastAsia"/>
          <w:szCs w:val="21"/>
        </w:rPr>
        <w:t>决定</w:t>
      </w:r>
      <w:r w:rsidR="00A63F56" w:rsidRPr="00A63F56">
        <w:rPr>
          <w:rFonts w:asciiTheme="minorEastAsia" w:hAnsiTheme="minorEastAsia" w:hint="eastAsia"/>
          <w:szCs w:val="21"/>
        </w:rPr>
        <w:t>要成为什么样的人。</w:t>
      </w:r>
    </w:p>
    <w:p w14:paraId="5868FF5A" w14:textId="77777777" w:rsidR="006A67C9" w:rsidRPr="00A63F56" w:rsidRDefault="00A63F56" w:rsidP="009B1DC8">
      <w:pPr>
        <w:ind w:firstLineChars="200" w:firstLine="420"/>
        <w:rPr>
          <w:rFonts w:asciiTheme="minorEastAsia" w:hAnsiTheme="minorEastAsia"/>
          <w:szCs w:val="21"/>
        </w:rPr>
      </w:pPr>
      <w:r w:rsidRPr="00A63F56">
        <w:rPr>
          <w:rFonts w:asciiTheme="minorEastAsia" w:hAnsiTheme="minorEastAsia" w:hint="eastAsia"/>
          <w:szCs w:val="21"/>
        </w:rPr>
        <w:t>如果能想通这一点</w:t>
      </w:r>
      <w:r w:rsidR="009B1DC8">
        <w:rPr>
          <w:rFonts w:asciiTheme="minorEastAsia" w:hAnsiTheme="minorEastAsia" w:hint="eastAsia"/>
          <w:szCs w:val="21"/>
        </w:rPr>
        <w:t>，</w:t>
      </w:r>
      <w:r w:rsidR="00B776BE">
        <w:rPr>
          <w:rFonts w:asciiTheme="minorEastAsia" w:hAnsiTheme="minorEastAsia" w:hint="eastAsia"/>
          <w:szCs w:val="21"/>
        </w:rPr>
        <w:t>家长的焦虑</w:t>
      </w:r>
      <w:r w:rsidRPr="00A63F56">
        <w:rPr>
          <w:rFonts w:asciiTheme="minorEastAsia" w:hAnsiTheme="minorEastAsia" w:hint="eastAsia"/>
          <w:szCs w:val="21"/>
        </w:rPr>
        <w:t>会好很多。还有</w:t>
      </w:r>
      <w:r w:rsidR="00B776BE">
        <w:rPr>
          <w:rFonts w:asciiTheme="minorEastAsia" w:hAnsiTheme="minorEastAsia" w:hint="eastAsia"/>
          <w:szCs w:val="21"/>
        </w:rPr>
        <w:t>，</w:t>
      </w:r>
      <w:r w:rsidRPr="00A63F56">
        <w:rPr>
          <w:rFonts w:asciiTheme="minorEastAsia" w:hAnsiTheme="minorEastAsia" w:hint="eastAsia"/>
          <w:szCs w:val="21"/>
        </w:rPr>
        <w:t>尽量多生孩子，要是</w:t>
      </w:r>
      <w:r w:rsidR="00B776BE">
        <w:rPr>
          <w:rFonts w:asciiTheme="minorEastAsia" w:hAnsiTheme="minorEastAsia" w:hint="eastAsia"/>
          <w:szCs w:val="21"/>
        </w:rPr>
        <w:t>家庭里</w:t>
      </w:r>
      <w:r w:rsidRPr="00A63F56">
        <w:rPr>
          <w:rFonts w:asciiTheme="minorEastAsia" w:hAnsiTheme="minorEastAsia" w:hint="eastAsia"/>
          <w:szCs w:val="21"/>
        </w:rPr>
        <w:t>不止一个孩子</w:t>
      </w:r>
      <w:r w:rsidR="00B776BE">
        <w:rPr>
          <w:rFonts w:asciiTheme="minorEastAsia" w:hAnsiTheme="minorEastAsia" w:hint="eastAsia"/>
          <w:szCs w:val="21"/>
        </w:rPr>
        <w:t>，不</w:t>
      </w:r>
      <w:r w:rsidR="00B776BE" w:rsidRPr="00A63F56">
        <w:rPr>
          <w:rFonts w:asciiTheme="minorEastAsia" w:hAnsiTheme="minorEastAsia" w:hint="eastAsia"/>
          <w:szCs w:val="21"/>
        </w:rPr>
        <w:t>把所有注意力都集中在他身上</w:t>
      </w:r>
      <w:r w:rsidR="00B776BE">
        <w:rPr>
          <w:rFonts w:asciiTheme="minorEastAsia" w:hAnsiTheme="minorEastAsia" w:hint="eastAsia"/>
          <w:szCs w:val="21"/>
        </w:rPr>
        <w:t>，也</w:t>
      </w:r>
      <w:r w:rsidRPr="00A63F56">
        <w:rPr>
          <w:rFonts w:asciiTheme="minorEastAsia" w:hAnsiTheme="minorEastAsia" w:hint="eastAsia"/>
          <w:szCs w:val="21"/>
        </w:rPr>
        <w:t>就不至于这么焦虑了。</w:t>
      </w:r>
    </w:p>
    <w:sectPr w:rsidR="006A67C9" w:rsidRPr="00A63F56" w:rsidSect="006A67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Yisu Zhou" w:date="2016-09-20T10:48:00Z" w:initials="YS">
    <w:p w14:paraId="1AD72D03" w14:textId="77777777" w:rsidR="00E45647" w:rsidRDefault="00E45647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我觉得“真相”过于绝对化了，毕竟我的解读不是唯一的解读方法。</w:t>
      </w:r>
    </w:p>
  </w:comment>
  <w:comment w:id="83" w:author="Yisu Zhou" w:date="2016-09-20T11:15:00Z" w:initials="YS">
    <w:p w14:paraId="7D98BDFF" w14:textId="4712937F" w:rsidR="00206BAA" w:rsidRDefault="00206BAA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我觉得这两段的逻辑跳跃太大了。是不是加入一个提问，能更好的过渡一下？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AD72D03" w15:done="0"/>
  <w15:commentEx w15:paraId="7D98BDFF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4C506E" w14:textId="77777777" w:rsidR="00427587" w:rsidRDefault="00427587" w:rsidP="005F2E4F">
      <w:r>
        <w:separator/>
      </w:r>
    </w:p>
  </w:endnote>
  <w:endnote w:type="continuationSeparator" w:id="0">
    <w:p w14:paraId="0A3AAF4E" w14:textId="77777777" w:rsidR="00427587" w:rsidRDefault="00427587" w:rsidP="005F2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DC4019" w14:textId="77777777" w:rsidR="00427587" w:rsidRDefault="00427587" w:rsidP="005F2E4F">
      <w:r>
        <w:separator/>
      </w:r>
    </w:p>
  </w:footnote>
  <w:footnote w:type="continuationSeparator" w:id="0">
    <w:p w14:paraId="7D695046" w14:textId="77777777" w:rsidR="00427587" w:rsidRDefault="00427587" w:rsidP="005F2E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63F56"/>
    <w:rsid w:val="000363C6"/>
    <w:rsid w:val="00055E71"/>
    <w:rsid w:val="000D58D5"/>
    <w:rsid w:val="00206BAA"/>
    <w:rsid w:val="002C54B8"/>
    <w:rsid w:val="002D18A2"/>
    <w:rsid w:val="00307B67"/>
    <w:rsid w:val="00312719"/>
    <w:rsid w:val="003735FA"/>
    <w:rsid w:val="003B5CE0"/>
    <w:rsid w:val="00427587"/>
    <w:rsid w:val="004F5B07"/>
    <w:rsid w:val="00512F7F"/>
    <w:rsid w:val="00566749"/>
    <w:rsid w:val="005D7B33"/>
    <w:rsid w:val="005F2E4F"/>
    <w:rsid w:val="006A67C9"/>
    <w:rsid w:val="006C5BF4"/>
    <w:rsid w:val="0076016A"/>
    <w:rsid w:val="00760C76"/>
    <w:rsid w:val="007723F5"/>
    <w:rsid w:val="007B395F"/>
    <w:rsid w:val="007C700B"/>
    <w:rsid w:val="007E68BB"/>
    <w:rsid w:val="0080278A"/>
    <w:rsid w:val="00822009"/>
    <w:rsid w:val="00833CC7"/>
    <w:rsid w:val="008D2DDA"/>
    <w:rsid w:val="008F3F43"/>
    <w:rsid w:val="00915BC2"/>
    <w:rsid w:val="0093384F"/>
    <w:rsid w:val="00961E92"/>
    <w:rsid w:val="009B1DC8"/>
    <w:rsid w:val="009D4144"/>
    <w:rsid w:val="009E1B39"/>
    <w:rsid w:val="00A270E6"/>
    <w:rsid w:val="00A63F56"/>
    <w:rsid w:val="00AF1606"/>
    <w:rsid w:val="00B776BE"/>
    <w:rsid w:val="00BC4811"/>
    <w:rsid w:val="00C378AE"/>
    <w:rsid w:val="00C45526"/>
    <w:rsid w:val="00C45697"/>
    <w:rsid w:val="00C45A75"/>
    <w:rsid w:val="00D77313"/>
    <w:rsid w:val="00DD3BA8"/>
    <w:rsid w:val="00DD750D"/>
    <w:rsid w:val="00E45647"/>
    <w:rsid w:val="00EB38A9"/>
    <w:rsid w:val="00F30594"/>
    <w:rsid w:val="00F45E3E"/>
    <w:rsid w:val="00F5534B"/>
    <w:rsid w:val="00F63C66"/>
    <w:rsid w:val="00FE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1CF1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A67C9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2E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F2E4F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F2E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F2E4F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64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647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564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564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564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564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56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778</Words>
  <Characters>4439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dingding</dc:creator>
  <cp:lastModifiedBy>Yisu Zhou</cp:lastModifiedBy>
  <cp:revision>23</cp:revision>
  <dcterms:created xsi:type="dcterms:W3CDTF">2016-09-19T17:17:00Z</dcterms:created>
  <dcterms:modified xsi:type="dcterms:W3CDTF">2016-09-20T03:30:00Z</dcterms:modified>
</cp:coreProperties>
</file>