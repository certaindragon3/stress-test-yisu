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E7880A" w14:textId="77777777" w:rsidR="006A55D9" w:rsidRPr="006A55D9" w:rsidRDefault="006A55D9" w:rsidP="006A55D9">
      <w:pPr>
        <w:widowControl/>
        <w:jc w:val="left"/>
        <w:rPr>
          <w:ins w:id="0" w:author="禽 伍" w:date="2017-09-20T12:02:00Z"/>
          <w:rFonts w:ascii="宋体" w:eastAsia="宋体" w:hAnsi="宋体" w:cs="宋体"/>
          <w:b/>
          <w:kern w:val="0"/>
          <w:sz w:val="24"/>
          <w:szCs w:val="24"/>
          <w:rPrChange w:id="1" w:author="禽 伍" w:date="2017-09-20T12:02:00Z">
            <w:rPr>
              <w:ins w:id="2" w:author="禽 伍" w:date="2017-09-20T12:02:00Z"/>
              <w:rFonts w:ascii="宋体" w:eastAsia="宋体" w:hAnsi="宋体" w:cs="宋体"/>
              <w:kern w:val="0"/>
              <w:sz w:val="24"/>
              <w:szCs w:val="24"/>
            </w:rPr>
          </w:rPrChange>
        </w:rPr>
      </w:pPr>
      <w:ins w:id="3" w:author="禽 伍" w:date="2017-09-20T12:02:00Z">
        <w:r>
          <w:rPr>
            <w:rFonts w:ascii="宋体" w:eastAsia="宋体" w:hAnsi="宋体" w:cs="宋体" w:hint="eastAsia"/>
            <w:b/>
            <w:kern w:val="0"/>
            <w:sz w:val="24"/>
            <w:szCs w:val="24"/>
          </w:rPr>
          <w:t>标题：</w:t>
        </w:r>
        <w:r w:rsidRPr="006A55D9">
          <w:rPr>
            <w:rFonts w:ascii="宋体" w:eastAsia="宋体" w:hAnsi="宋体" w:cs="宋体" w:hint="eastAsia"/>
            <w:b/>
            <w:kern w:val="0"/>
            <w:sz w:val="24"/>
            <w:szCs w:val="24"/>
            <w:rPrChange w:id="4" w:author="禽 伍" w:date="2017-09-20T12:02:00Z">
              <w:rPr>
                <w:rFonts w:ascii="宋体" w:eastAsia="宋体" w:hAnsi="宋体" w:cs="宋体" w:hint="eastAsia"/>
                <w:kern w:val="0"/>
                <w:sz w:val="24"/>
                <w:szCs w:val="24"/>
              </w:rPr>
            </w:rPrChange>
          </w:rPr>
          <w:t>为什么“让</w:t>
        </w:r>
        <w:r w:rsidRPr="006A55D9">
          <w:rPr>
            <w:rFonts w:ascii="Times New Roman" w:eastAsia="Times New Roman" w:hAnsi="Times New Roman" w:cs="Times New Roman"/>
            <w:b/>
            <w:kern w:val="0"/>
            <w:sz w:val="24"/>
            <w:szCs w:val="24"/>
            <w:rPrChange w:id="5" w:author="禽 伍" w:date="2017-09-20T12:02:00Z">
              <w:rPr>
                <w:rFonts w:ascii="Times New Roman" w:eastAsia="Times New Roman" w:hAnsi="Times New Roman" w:cs="Times New Roman"/>
                <w:kern w:val="0"/>
                <w:sz w:val="24"/>
                <w:szCs w:val="24"/>
              </w:rPr>
            </w:rPrChange>
          </w:rPr>
          <w:t>63%</w:t>
        </w:r>
        <w:r w:rsidRPr="006A55D9">
          <w:rPr>
            <w:rFonts w:ascii="宋体" w:eastAsia="宋体" w:hAnsi="宋体" w:cs="宋体" w:hint="eastAsia"/>
            <w:b/>
            <w:kern w:val="0"/>
            <w:sz w:val="24"/>
            <w:szCs w:val="24"/>
            <w:rPrChange w:id="6" w:author="禽 伍" w:date="2017-09-20T12:02:00Z">
              <w:rPr>
                <w:rFonts w:ascii="宋体" w:eastAsia="宋体" w:hAnsi="宋体" w:cs="宋体" w:hint="eastAsia"/>
                <w:kern w:val="0"/>
                <w:sz w:val="24"/>
                <w:szCs w:val="24"/>
              </w:rPr>
            </w:rPrChange>
          </w:rPr>
          <w:t>的农村孩子都上学”并非中国教育发展的答案</w:t>
        </w:r>
      </w:ins>
    </w:p>
    <w:p w14:paraId="615AA97E" w14:textId="77777777" w:rsidR="006A55D9" w:rsidRDefault="006A55D9" w:rsidP="00136057">
      <w:pPr>
        <w:widowControl/>
        <w:jc w:val="left"/>
        <w:rPr>
          <w:ins w:id="7" w:author="禽 伍" w:date="2017-09-20T12:02:00Z"/>
          <w:rFonts w:ascii="宋体" w:eastAsia="宋体" w:hAnsi="宋体" w:cs="宋体"/>
          <w:kern w:val="0"/>
          <w:sz w:val="24"/>
          <w:szCs w:val="24"/>
        </w:rPr>
      </w:pPr>
    </w:p>
    <w:p w14:paraId="6E253A03" w14:textId="77777777" w:rsidR="006A55D9" w:rsidRDefault="006A55D9" w:rsidP="00136057">
      <w:pPr>
        <w:widowControl/>
        <w:jc w:val="left"/>
        <w:rPr>
          <w:ins w:id="8" w:author="禽 伍" w:date="2017-09-20T12:02:00Z"/>
          <w:rFonts w:ascii="宋体" w:eastAsia="宋体" w:hAnsi="宋体" w:cs="宋体"/>
          <w:kern w:val="0"/>
          <w:sz w:val="24"/>
          <w:szCs w:val="24"/>
        </w:rPr>
      </w:pPr>
    </w:p>
    <w:p w14:paraId="252F6CDE" w14:textId="77777777" w:rsidR="002B45C3" w:rsidRDefault="002B45C3" w:rsidP="00136057">
      <w:pPr>
        <w:widowControl/>
        <w:jc w:val="left"/>
        <w:rPr>
          <w:ins w:id="9" w:author="禽 伍" w:date="2017-09-20T11:59:00Z"/>
          <w:rFonts w:ascii="宋体" w:eastAsia="宋体" w:hAnsi="宋体" w:cs="宋体"/>
          <w:kern w:val="0"/>
          <w:sz w:val="24"/>
          <w:szCs w:val="24"/>
        </w:rPr>
      </w:pPr>
      <w:ins w:id="10" w:author="禽 伍" w:date="2017-09-20T11:59:00Z">
        <w:r>
          <w:rPr>
            <w:rFonts w:ascii="宋体" w:eastAsia="宋体" w:hAnsi="宋体" w:cs="宋体" w:hint="eastAsia"/>
            <w:kern w:val="0"/>
            <w:sz w:val="24"/>
            <w:szCs w:val="24"/>
          </w:rPr>
          <w:t>按语：</w:t>
        </w:r>
      </w:ins>
    </w:p>
    <w:p w14:paraId="27704A28" w14:textId="77777777" w:rsidR="002B45C3" w:rsidRDefault="002B45C3" w:rsidP="00136057">
      <w:pPr>
        <w:widowControl/>
        <w:jc w:val="left"/>
        <w:rPr>
          <w:ins w:id="11" w:author="禽 伍" w:date="2017-09-20T11:59:00Z"/>
          <w:rFonts w:ascii="宋体" w:eastAsia="宋体" w:hAnsi="宋体" w:cs="宋体"/>
          <w:kern w:val="0"/>
          <w:sz w:val="24"/>
          <w:szCs w:val="24"/>
        </w:rPr>
      </w:pPr>
    </w:p>
    <w:p w14:paraId="19D99B47" w14:textId="77777777" w:rsidR="002B45C3" w:rsidRDefault="002B45C3" w:rsidP="00136057">
      <w:pPr>
        <w:widowControl/>
        <w:jc w:val="left"/>
        <w:rPr>
          <w:ins w:id="12" w:author="禽 伍" w:date="2017-09-20T11:59:00Z"/>
          <w:rFonts w:ascii="宋体" w:eastAsia="宋体" w:hAnsi="宋体" w:cs="宋体"/>
          <w:kern w:val="0"/>
          <w:sz w:val="24"/>
          <w:szCs w:val="24"/>
        </w:rPr>
      </w:pPr>
      <w:ins w:id="13" w:author="禽 伍" w:date="2017-09-20T11:59:00Z">
        <w:r>
          <w:rPr>
            <w:rFonts w:ascii="宋体" w:eastAsia="宋体" w:hAnsi="宋体" w:cs="宋体" w:hint="eastAsia"/>
            <w:kern w:val="0"/>
            <w:sz w:val="24"/>
            <w:szCs w:val="24"/>
          </w:rPr>
          <w:t>一．</w:t>
        </w:r>
      </w:ins>
      <w:ins w:id="14" w:author="禽 伍" w:date="2017-09-20T12:02:00Z">
        <w:r w:rsidR="006A55D9">
          <w:rPr>
            <w:rFonts w:ascii="宋体" w:eastAsia="宋体" w:hAnsi="宋体" w:cs="宋体" w:hint="eastAsia"/>
            <w:kern w:val="0"/>
            <w:sz w:val="24"/>
            <w:szCs w:val="24"/>
          </w:rPr>
          <w:t>对</w:t>
        </w:r>
      </w:ins>
      <w:ins w:id="15" w:author="禽 伍" w:date="2017-09-20T11:59:00Z">
        <w:r>
          <w:rPr>
            <w:rFonts w:ascii="宋体" w:eastAsia="宋体" w:hAnsi="宋体" w:cs="宋体" w:hint="eastAsia"/>
            <w:kern w:val="0"/>
            <w:sz w:val="24"/>
            <w:szCs w:val="24"/>
          </w:rPr>
          <w:t>罗斯高的人力资本理论</w:t>
        </w:r>
      </w:ins>
      <w:ins w:id="16" w:author="禽 伍" w:date="2017-09-20T12:02:00Z">
        <w:r w:rsidR="006A55D9">
          <w:rPr>
            <w:rFonts w:ascii="宋体" w:eastAsia="宋体" w:hAnsi="宋体" w:cs="宋体" w:hint="eastAsia"/>
            <w:kern w:val="0"/>
            <w:sz w:val="24"/>
            <w:szCs w:val="24"/>
          </w:rPr>
          <w:t>的有效性质疑</w:t>
        </w:r>
      </w:ins>
    </w:p>
    <w:p w14:paraId="4C26B5DA" w14:textId="77777777" w:rsidR="002B45C3" w:rsidRDefault="002B45C3" w:rsidP="00136057">
      <w:pPr>
        <w:widowControl/>
        <w:jc w:val="left"/>
        <w:rPr>
          <w:ins w:id="17" w:author="禽 伍" w:date="2017-09-20T11:59:00Z"/>
          <w:rFonts w:ascii="宋体" w:eastAsia="宋体" w:hAnsi="宋体" w:cs="宋体"/>
          <w:kern w:val="0"/>
          <w:sz w:val="24"/>
          <w:szCs w:val="24"/>
        </w:rPr>
      </w:pPr>
    </w:p>
    <w:p w14:paraId="041B5BD8"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罗斯高教授是研究中国教育发展的开拓性人物，他开创性的把随机试验（</w:t>
      </w:r>
      <w:r w:rsidRPr="00136057">
        <w:rPr>
          <w:rFonts w:ascii="Times New Roman" w:eastAsia="Times New Roman" w:hAnsi="Times New Roman" w:cs="Times New Roman"/>
          <w:kern w:val="0"/>
          <w:sz w:val="24"/>
          <w:szCs w:val="24"/>
        </w:rPr>
        <w:t>randomized control trial</w:t>
      </w:r>
      <w:r w:rsidRPr="00136057">
        <w:rPr>
          <w:rFonts w:ascii="宋体" w:eastAsia="宋体" w:hAnsi="宋体" w:cs="宋体" w:hint="eastAsia"/>
          <w:kern w:val="0"/>
          <w:sz w:val="24"/>
          <w:szCs w:val="24"/>
        </w:rPr>
        <w:t>）的研究方法带入中国发展经济学和教育政策研究的实证研究中。其领导的</w:t>
      </w:r>
      <w:r w:rsidRPr="00136057">
        <w:rPr>
          <w:rFonts w:ascii="Times New Roman" w:eastAsia="Times New Roman" w:hAnsi="Times New Roman" w:cs="Times New Roman"/>
          <w:kern w:val="0"/>
          <w:sz w:val="24"/>
          <w:szCs w:val="24"/>
        </w:rPr>
        <w:t>REAP</w:t>
      </w:r>
      <w:r w:rsidRPr="00136057">
        <w:rPr>
          <w:rFonts w:ascii="宋体" w:eastAsia="宋体" w:hAnsi="宋体" w:cs="宋体" w:hint="eastAsia"/>
          <w:kern w:val="0"/>
          <w:sz w:val="24"/>
          <w:szCs w:val="24"/>
        </w:rPr>
        <w:t>团队发表了一系列有影响力的研究并且在国内启发了一批青年研究者。最近他在一席的演讲获得了广泛的转发。罗教授的演讲把教育和社会政策中所面临最棘手的挑战又一次系统性地摆在了我们面前。尽管他罗列的具体事项都是实实在在的，但是看完我却感觉他并没有将其升华到一个系统性的高度。问题不在于罗教授的经验研究的质量，而是基于微观研究（绝大部分是评估性研究）所形成的宏观发展叙述的有效性</w:t>
      </w:r>
      <w:r w:rsidRPr="00136057">
        <w:rPr>
          <w:rFonts w:ascii="宋体" w:eastAsia="宋体" w:hAnsi="宋体" w:cs="宋体"/>
          <w:kern w:val="0"/>
          <w:sz w:val="24"/>
          <w:szCs w:val="24"/>
        </w:rPr>
        <w:t>。</w:t>
      </w:r>
    </w:p>
    <w:p w14:paraId="289F134F" w14:textId="77777777" w:rsidR="00136057" w:rsidRPr="00136057" w:rsidRDefault="00136057" w:rsidP="00136057">
      <w:pPr>
        <w:widowControl/>
        <w:jc w:val="left"/>
        <w:rPr>
          <w:rFonts w:ascii="Times New Roman" w:eastAsia="Times New Roman" w:hAnsi="Times New Roman" w:cs="Times New Roman"/>
          <w:kern w:val="0"/>
          <w:sz w:val="24"/>
          <w:szCs w:val="24"/>
        </w:rPr>
      </w:pPr>
    </w:p>
    <w:p w14:paraId="79B48D1F" w14:textId="77777777" w:rsidR="006A55D9" w:rsidRDefault="00136057" w:rsidP="00136057">
      <w:pPr>
        <w:widowControl/>
        <w:jc w:val="left"/>
        <w:rPr>
          <w:ins w:id="18" w:author="禽 伍" w:date="2017-09-20T12:01:00Z"/>
          <w:rFonts w:ascii="宋体" w:eastAsia="宋体" w:hAnsi="宋体" w:cs="宋体"/>
          <w:kern w:val="0"/>
          <w:sz w:val="24"/>
          <w:szCs w:val="24"/>
        </w:rPr>
      </w:pPr>
      <w:r w:rsidRPr="00136057">
        <w:rPr>
          <w:rFonts w:ascii="宋体" w:eastAsia="宋体" w:hAnsi="宋体" w:cs="宋体" w:hint="eastAsia"/>
          <w:kern w:val="0"/>
          <w:sz w:val="24"/>
          <w:szCs w:val="24"/>
        </w:rPr>
        <w:t>罗教授演讲的出发点在于</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如何让中国摆脱中等收入陷阱</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，人力资本积累</w:t>
      </w:r>
      <w:r w:rsidRPr="00136057">
        <w:rPr>
          <w:rFonts w:ascii="Times New Roman" w:eastAsia="Times New Roman" w:hAnsi="Times New Roman" w:cs="Times New Roman"/>
          <w:kern w:val="0"/>
          <w:sz w:val="24"/>
          <w:szCs w:val="24"/>
        </w:rPr>
        <w:t xml:space="preserve"> (human capital accumulation) </w:t>
      </w:r>
      <w:r w:rsidRPr="00136057">
        <w:rPr>
          <w:rFonts w:ascii="宋体" w:eastAsia="宋体" w:hAnsi="宋体" w:cs="宋体" w:hint="eastAsia"/>
          <w:kern w:val="0"/>
          <w:sz w:val="24"/>
          <w:szCs w:val="24"/>
        </w:rPr>
        <w:t>是其理论核心：发展中国家之所以能够脱颖而出</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毕业</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的重要原因是因为他们国民的受教育程度跨过了一定界限；而那些依然在挣扎并试图</w:t>
      </w:r>
      <w:ins w:id="19" w:author="禽 伍" w:date="2017-09-20T11:58:00Z">
        <w:r w:rsidR="002B45C3">
          <w:rPr>
            <w:rFonts w:ascii="宋体" w:eastAsia="宋体" w:hAnsi="宋体" w:cs="宋体" w:hint="eastAsia"/>
            <w:kern w:val="0"/>
            <w:sz w:val="24"/>
            <w:szCs w:val="24"/>
          </w:rPr>
          <w:t>“</w:t>
        </w:r>
      </w:ins>
      <w:r w:rsidRPr="00136057">
        <w:rPr>
          <w:rFonts w:ascii="宋体" w:eastAsia="宋体" w:hAnsi="宋体" w:cs="宋体" w:hint="eastAsia"/>
          <w:kern w:val="0"/>
          <w:sz w:val="24"/>
          <w:szCs w:val="24"/>
        </w:rPr>
        <w:t>毕业</w:t>
      </w:r>
      <w:ins w:id="20" w:author="禽 伍" w:date="2017-09-20T11:58:00Z">
        <w:r w:rsidR="002B45C3">
          <w:rPr>
            <w:rFonts w:ascii="宋体" w:eastAsia="宋体" w:hAnsi="宋体" w:cs="宋体" w:hint="eastAsia"/>
            <w:kern w:val="0"/>
            <w:sz w:val="24"/>
            <w:szCs w:val="24"/>
          </w:rPr>
          <w:t>”</w:t>
        </w:r>
      </w:ins>
      <w:r w:rsidRPr="00136057">
        <w:rPr>
          <w:rFonts w:ascii="宋体" w:eastAsia="宋体" w:hAnsi="宋体" w:cs="宋体" w:hint="eastAsia"/>
          <w:kern w:val="0"/>
          <w:sz w:val="24"/>
          <w:szCs w:val="24"/>
        </w:rPr>
        <w:t>的国家，则是高中普及程度比较低的。罗教授提醒听众们，当经济发展了，低收入低工资的工作就会走了，而新创造出来的工作对技能有新的需求，只有帮我们未来的劳动力做好准备，才能迎接这一新的劳动力市场格局。</w:t>
      </w:r>
    </w:p>
    <w:p w14:paraId="1E96CCC9" w14:textId="77777777" w:rsidR="006A55D9" w:rsidRDefault="006A55D9" w:rsidP="00136057">
      <w:pPr>
        <w:widowControl/>
        <w:jc w:val="left"/>
        <w:rPr>
          <w:ins w:id="21" w:author="禽 伍" w:date="2017-09-20T12:01:00Z"/>
          <w:rFonts w:ascii="宋体" w:eastAsia="宋体" w:hAnsi="宋体" w:cs="宋体"/>
          <w:kern w:val="0"/>
          <w:sz w:val="24"/>
          <w:szCs w:val="24"/>
        </w:rPr>
      </w:pPr>
    </w:p>
    <w:p w14:paraId="1A3AEB80"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这个故事假定了一个非常朴素的前提，就是人力资本和经济发展之间是正的因果关系。其实证基础来自劳动经济学家的研究。哈佛大学经济学家</w:t>
      </w:r>
      <w:r w:rsidRPr="00136057">
        <w:rPr>
          <w:rFonts w:ascii="Times New Roman" w:eastAsia="Times New Roman" w:hAnsi="Times New Roman" w:cs="Times New Roman"/>
          <w:kern w:val="0"/>
          <w:sz w:val="24"/>
          <w:szCs w:val="24"/>
        </w:rPr>
        <w:t>Claudia Goldin</w:t>
      </w:r>
      <w:r w:rsidRPr="00136057">
        <w:rPr>
          <w:rFonts w:ascii="宋体" w:eastAsia="宋体" w:hAnsi="宋体" w:cs="宋体" w:hint="eastAsia"/>
          <w:kern w:val="0"/>
          <w:sz w:val="24"/>
          <w:szCs w:val="24"/>
        </w:rPr>
        <w:t>率先把</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世纪称之为</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人力资本世纪</w:t>
      </w:r>
      <w:r w:rsidRPr="00136057">
        <w:rPr>
          <w:rFonts w:ascii="Times New Roman" w:eastAsia="Times New Roman" w:hAnsi="Times New Roman" w:cs="Times New Roman"/>
          <w:kern w:val="0"/>
          <w:sz w:val="24"/>
          <w:szCs w:val="24"/>
        </w:rPr>
        <w:t xml:space="preserve">” </w:t>
      </w:r>
      <w:r w:rsidRPr="00136057">
        <w:rPr>
          <w:rFonts w:ascii="宋体" w:eastAsia="宋体" w:hAnsi="宋体" w:cs="宋体" w:hint="eastAsia"/>
          <w:kern w:val="0"/>
          <w:sz w:val="24"/>
          <w:szCs w:val="24"/>
        </w:rPr>
        <w:t>（</w:t>
      </w:r>
      <w:r w:rsidRPr="00136057">
        <w:rPr>
          <w:rFonts w:ascii="Times New Roman" w:eastAsia="Times New Roman" w:hAnsi="Times New Roman" w:cs="Times New Roman"/>
          <w:kern w:val="0"/>
          <w:sz w:val="24"/>
          <w:szCs w:val="24"/>
        </w:rPr>
        <w:t>the Human Capital Century</w:t>
      </w:r>
      <w:r w:rsidRPr="00136057">
        <w:rPr>
          <w:rFonts w:ascii="宋体" w:eastAsia="宋体" w:hAnsi="宋体" w:cs="宋体" w:hint="eastAsia"/>
          <w:kern w:val="0"/>
          <w:sz w:val="24"/>
          <w:szCs w:val="24"/>
        </w:rPr>
        <w:t>），她的研究以美国为对象并试图说明：在西方发达国家中，美国第一个在</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世纪中期普及了中等教育（初中和高中）。美国的贡献不单单是普及了教育，而且是创造了一种和当时欧洲流行的教育制度非常不同的教育实践。这种教育实践有几个特点</w:t>
      </w:r>
      <w:r w:rsidRPr="00136057">
        <w:rPr>
          <w:rFonts w:ascii="宋体" w:eastAsia="宋体" w:hAnsi="宋体" w:cs="宋体"/>
          <w:kern w:val="0"/>
          <w:sz w:val="24"/>
          <w:szCs w:val="24"/>
        </w:rPr>
        <w:t>：</w:t>
      </w:r>
    </w:p>
    <w:p w14:paraId="616954FB" w14:textId="77777777"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以公共财政为基</w:t>
      </w:r>
      <w:r w:rsidRPr="00136057">
        <w:rPr>
          <w:rFonts w:ascii="宋体" w:eastAsia="宋体" w:hAnsi="宋体" w:cs="宋体"/>
          <w:kern w:val="0"/>
          <w:sz w:val="24"/>
          <w:szCs w:val="24"/>
        </w:rPr>
        <w:t>础</w:t>
      </w:r>
    </w:p>
    <w:p w14:paraId="20EE05F7" w14:textId="77777777"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由财政和管理独立且规模比较小的学区为实践主</w:t>
      </w:r>
      <w:r w:rsidRPr="00136057">
        <w:rPr>
          <w:rFonts w:ascii="宋体" w:eastAsia="宋体" w:hAnsi="宋体" w:cs="宋体"/>
          <w:kern w:val="0"/>
          <w:sz w:val="24"/>
          <w:szCs w:val="24"/>
        </w:rPr>
        <w:t>体</w:t>
      </w:r>
    </w:p>
    <w:p w14:paraId="666793F8" w14:textId="77777777"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教育体系高度开放（随进随出）并且对学生非常宽</w:t>
      </w:r>
      <w:r w:rsidRPr="00136057">
        <w:rPr>
          <w:rFonts w:ascii="宋体" w:eastAsia="宋体" w:hAnsi="宋体" w:cs="宋体"/>
          <w:kern w:val="0"/>
          <w:sz w:val="24"/>
          <w:szCs w:val="24"/>
        </w:rPr>
        <w:t>容</w:t>
      </w:r>
    </w:p>
    <w:p w14:paraId="2EA4769F" w14:textId="77777777"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学术性和实践性课程的混</w:t>
      </w:r>
      <w:r w:rsidRPr="00136057">
        <w:rPr>
          <w:rFonts w:ascii="宋体" w:eastAsia="宋体" w:hAnsi="宋体" w:cs="宋体"/>
          <w:kern w:val="0"/>
          <w:sz w:val="24"/>
          <w:szCs w:val="24"/>
        </w:rPr>
        <w:t>合</w:t>
      </w:r>
    </w:p>
    <w:p w14:paraId="76679051" w14:textId="77777777"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世俗</w:t>
      </w:r>
      <w:r w:rsidRPr="00136057">
        <w:rPr>
          <w:rFonts w:ascii="宋体" w:eastAsia="宋体" w:hAnsi="宋体" w:cs="宋体"/>
          <w:kern w:val="0"/>
          <w:sz w:val="24"/>
          <w:szCs w:val="24"/>
        </w:rPr>
        <w:t>化</w:t>
      </w:r>
    </w:p>
    <w:p w14:paraId="7E187C77" w14:textId="77777777"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性别平</w:t>
      </w:r>
      <w:r w:rsidRPr="00136057">
        <w:rPr>
          <w:rFonts w:ascii="宋体" w:eastAsia="宋体" w:hAnsi="宋体" w:cs="宋体"/>
          <w:kern w:val="0"/>
          <w:sz w:val="24"/>
          <w:szCs w:val="24"/>
        </w:rPr>
        <w:t>等</w:t>
      </w:r>
    </w:p>
    <w:p w14:paraId="0C6BE9FA" w14:textId="77777777" w:rsidR="002B45C3" w:rsidRDefault="00136057" w:rsidP="00136057">
      <w:pPr>
        <w:widowControl/>
        <w:jc w:val="left"/>
        <w:rPr>
          <w:ins w:id="22" w:author="禽 伍" w:date="2017-09-20T11:58:00Z"/>
          <w:rFonts w:ascii="宋体" w:eastAsia="宋体" w:hAnsi="宋体" w:cs="宋体"/>
          <w:kern w:val="0"/>
          <w:sz w:val="24"/>
          <w:szCs w:val="24"/>
        </w:rPr>
      </w:pPr>
      <w:r w:rsidRPr="00136057">
        <w:rPr>
          <w:rFonts w:ascii="宋体" w:eastAsia="宋体" w:hAnsi="宋体" w:cs="宋体" w:hint="eastAsia"/>
          <w:kern w:val="0"/>
          <w:sz w:val="24"/>
          <w:szCs w:val="24"/>
        </w:rPr>
        <w:t>相比较之下，欧洲大陆直到</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的中后期，依然采取的是高度分化（在小学结束就进行职业教育分流），严格封闭（学生必须一级一级往上升学，且标准不低），性别歧视（女孩在整个教育体系里地位很低），以及高度中心化（全国统一的教程</w:t>
      </w:r>
      <w:r w:rsidR="00181B04">
        <w:rPr>
          <w:rFonts w:ascii="宋体" w:eastAsia="宋体" w:hAnsi="宋体" w:cs="宋体" w:hint="eastAsia"/>
          <w:kern w:val="0"/>
          <w:sz w:val="24"/>
          <w:szCs w:val="24"/>
        </w:rPr>
        <w:t>、师资培训、以及考试制度）的教育实践。美国的灵活模式让其能够在短</w:t>
      </w:r>
      <w:r w:rsidRPr="00136057">
        <w:rPr>
          <w:rFonts w:ascii="宋体" w:eastAsia="宋体" w:hAnsi="宋体" w:cs="宋体" w:hint="eastAsia"/>
          <w:kern w:val="0"/>
          <w:sz w:val="24"/>
          <w:szCs w:val="24"/>
        </w:rPr>
        <w:t>时间内普及</w:t>
      </w:r>
      <w:r w:rsidRPr="00136057">
        <w:rPr>
          <w:rFonts w:ascii="宋体" w:eastAsia="宋体" w:hAnsi="宋体" w:cs="宋体" w:hint="eastAsia"/>
          <w:kern w:val="0"/>
          <w:sz w:val="24"/>
          <w:szCs w:val="24"/>
        </w:rPr>
        <w:lastRenderedPageBreak/>
        <w:t>高中教育。由于每个地区进行地方化的教育管理（</w:t>
      </w:r>
      <w:r w:rsidRPr="00136057">
        <w:rPr>
          <w:rFonts w:ascii="Times New Roman" w:eastAsia="Times New Roman" w:hAnsi="Times New Roman" w:cs="Times New Roman"/>
          <w:kern w:val="0"/>
          <w:sz w:val="24"/>
          <w:szCs w:val="24"/>
        </w:rPr>
        <w:t>local control</w:t>
      </w:r>
      <w:r w:rsidR="00181B04">
        <w:rPr>
          <w:rFonts w:ascii="宋体" w:eastAsia="宋体" w:hAnsi="宋体" w:cs="宋体" w:hint="eastAsia"/>
          <w:kern w:val="0"/>
          <w:sz w:val="24"/>
          <w:szCs w:val="24"/>
        </w:rPr>
        <w:t>），课程和教学内容能与</w:t>
      </w:r>
      <w:r w:rsidRPr="00136057">
        <w:rPr>
          <w:rFonts w:ascii="宋体" w:eastAsia="宋体" w:hAnsi="宋体" w:cs="宋体" w:hint="eastAsia"/>
          <w:kern w:val="0"/>
          <w:sz w:val="24"/>
          <w:szCs w:val="24"/>
        </w:rPr>
        <w:t>当地实际经济需求灵活而又紧密地结合在一起。而性别平等让劳动力的供给非常充足。在这个背景之下，高中毕业生很好地承担起了今天看来高收入，中等技能的</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新经济</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（以</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世纪早期为标准）的要求。</w:t>
      </w:r>
    </w:p>
    <w:p w14:paraId="22FBE254" w14:textId="77777777" w:rsidR="002B45C3" w:rsidRDefault="002B45C3" w:rsidP="00136057">
      <w:pPr>
        <w:widowControl/>
        <w:jc w:val="left"/>
        <w:rPr>
          <w:ins w:id="23" w:author="禽 伍" w:date="2017-09-20T11:58:00Z"/>
          <w:rFonts w:ascii="宋体" w:eastAsia="宋体" w:hAnsi="宋体" w:cs="宋体"/>
          <w:kern w:val="0"/>
          <w:sz w:val="24"/>
          <w:szCs w:val="24"/>
        </w:rPr>
      </w:pPr>
    </w:p>
    <w:p w14:paraId="3426876F"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美国的高中教育从来不是以学术为唯一导向的，批评者往往以学术水平低</w:t>
      </w:r>
      <w:ins w:id="24" w:author="禽 伍" w:date="2017-09-20T11:58:00Z">
        <w:r w:rsidR="002B45C3">
          <w:rPr>
            <w:rFonts w:ascii="宋体" w:eastAsia="宋体" w:hAnsi="宋体" w:cs="宋体" w:hint="eastAsia"/>
            <w:kern w:val="0"/>
            <w:sz w:val="24"/>
            <w:szCs w:val="24"/>
          </w:rPr>
          <w:t>为</w:t>
        </w:r>
      </w:ins>
      <w:del w:id="25" w:author="禽 伍" w:date="2017-09-20T11:58:00Z">
        <w:r w:rsidRPr="00136057" w:rsidDel="002B45C3">
          <w:rPr>
            <w:rFonts w:ascii="宋体" w:eastAsia="宋体" w:hAnsi="宋体" w:cs="宋体" w:hint="eastAsia"/>
            <w:kern w:val="0"/>
            <w:sz w:val="24"/>
            <w:szCs w:val="24"/>
          </w:rPr>
          <w:delText>位</w:delText>
        </w:r>
      </w:del>
      <w:r w:rsidRPr="00136057">
        <w:rPr>
          <w:rFonts w:ascii="宋体" w:eastAsia="宋体" w:hAnsi="宋体" w:cs="宋体" w:hint="eastAsia"/>
          <w:kern w:val="0"/>
          <w:sz w:val="24"/>
          <w:szCs w:val="24"/>
        </w:rPr>
        <w:t>理由认为其失败，但是以</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二次机会国度</w:t>
      </w:r>
      <w:r w:rsidRPr="00136057">
        <w:rPr>
          <w:rFonts w:ascii="Times New Roman" w:eastAsia="Times New Roman" w:hAnsi="Times New Roman" w:cs="Times New Roman"/>
          <w:kern w:val="0"/>
          <w:sz w:val="24"/>
          <w:szCs w:val="24"/>
        </w:rPr>
        <w:t xml:space="preserve">” </w:t>
      </w:r>
      <w:r w:rsidRPr="00136057">
        <w:rPr>
          <w:rFonts w:ascii="宋体" w:eastAsia="宋体" w:hAnsi="宋体" w:cs="宋体" w:hint="eastAsia"/>
          <w:kern w:val="0"/>
          <w:sz w:val="24"/>
          <w:szCs w:val="24"/>
        </w:rPr>
        <w:t>（</w:t>
      </w:r>
      <w:r w:rsidRPr="00136057">
        <w:rPr>
          <w:rFonts w:ascii="Times New Roman" w:eastAsia="Times New Roman" w:hAnsi="Times New Roman" w:cs="Times New Roman"/>
          <w:kern w:val="0"/>
          <w:sz w:val="24"/>
          <w:szCs w:val="24"/>
        </w:rPr>
        <w:t>a nation of second chances</w:t>
      </w:r>
      <w:r w:rsidRPr="00136057">
        <w:rPr>
          <w:rFonts w:ascii="宋体" w:eastAsia="宋体" w:hAnsi="宋体" w:cs="宋体" w:hint="eastAsia"/>
          <w:kern w:val="0"/>
          <w:sz w:val="24"/>
          <w:szCs w:val="24"/>
        </w:rPr>
        <w:t>）为特色却让大量学习不好但是社会化能力出众的青年人找到适合自己的就业。而事实上这才是人力资本理论的题中之意：</w:t>
      </w:r>
      <w:r w:rsidRPr="00136057">
        <w:rPr>
          <w:rFonts w:ascii="宋体" w:eastAsia="宋体" w:hAnsi="宋体" w:cs="宋体" w:hint="eastAsia"/>
          <w:b/>
          <w:bCs/>
          <w:kern w:val="0"/>
          <w:sz w:val="24"/>
          <w:szCs w:val="24"/>
        </w:rPr>
        <w:t>技能的供给和劳动力市场的需求动态结合起来，是新的技能储备，而非仅仅是学历普及奠定了美国</w:t>
      </w:r>
      <w:r w:rsidRPr="00136057">
        <w:rPr>
          <w:rFonts w:ascii="Times New Roman" w:eastAsia="Times New Roman" w:hAnsi="Times New Roman" w:cs="Times New Roman"/>
          <w:b/>
          <w:bCs/>
          <w:kern w:val="0"/>
          <w:sz w:val="24"/>
          <w:szCs w:val="24"/>
        </w:rPr>
        <w:t>20</w:t>
      </w:r>
      <w:r w:rsidRPr="00136057">
        <w:rPr>
          <w:rFonts w:ascii="宋体" w:eastAsia="宋体" w:hAnsi="宋体" w:cs="宋体" w:hint="eastAsia"/>
          <w:b/>
          <w:bCs/>
          <w:kern w:val="0"/>
          <w:sz w:val="24"/>
          <w:szCs w:val="24"/>
        </w:rPr>
        <w:t>世纪高素质劳动力的基础</w:t>
      </w:r>
      <w:r w:rsidRPr="00136057">
        <w:rPr>
          <w:rFonts w:ascii="宋体" w:eastAsia="宋体" w:hAnsi="宋体" w:cs="宋体" w:hint="eastAsia"/>
          <w:kern w:val="0"/>
          <w:sz w:val="24"/>
          <w:szCs w:val="24"/>
        </w:rPr>
        <w:t>。而劳动技能只有和技术进步有效结合才能最终带来经济发展</w:t>
      </w:r>
      <w:r w:rsidRPr="00136057">
        <w:rPr>
          <w:rFonts w:ascii="宋体" w:eastAsia="宋体" w:hAnsi="宋体" w:cs="宋体"/>
          <w:kern w:val="0"/>
          <w:sz w:val="24"/>
          <w:szCs w:val="24"/>
        </w:rPr>
        <w:t>。</w:t>
      </w:r>
    </w:p>
    <w:p w14:paraId="45267BC6" w14:textId="77777777" w:rsidR="00136057" w:rsidRDefault="00136057" w:rsidP="00136057">
      <w:pPr>
        <w:widowControl/>
        <w:jc w:val="left"/>
        <w:rPr>
          <w:ins w:id="26" w:author="禽 伍" w:date="2017-09-20T11:59:00Z"/>
          <w:rFonts w:ascii="Times New Roman" w:eastAsia="Times New Roman" w:hAnsi="Times New Roman" w:cs="Times New Roman"/>
          <w:kern w:val="0"/>
          <w:sz w:val="24"/>
          <w:szCs w:val="24"/>
        </w:rPr>
      </w:pPr>
    </w:p>
    <w:p w14:paraId="70673B96" w14:textId="77777777" w:rsidR="002B45C3" w:rsidRPr="00136057" w:rsidRDefault="002B45C3" w:rsidP="00136057">
      <w:pPr>
        <w:widowControl/>
        <w:jc w:val="left"/>
        <w:rPr>
          <w:rFonts w:ascii="Times New Roman" w:eastAsia="Times New Roman" w:hAnsi="Times New Roman" w:cs="Times New Roman"/>
          <w:kern w:val="0"/>
          <w:sz w:val="24"/>
          <w:szCs w:val="24"/>
        </w:rPr>
      </w:pPr>
    </w:p>
    <w:p w14:paraId="4365CF78" w14:textId="77777777" w:rsidR="002B45C3" w:rsidRDefault="002B45C3" w:rsidP="00136057">
      <w:pPr>
        <w:widowControl/>
        <w:jc w:val="left"/>
        <w:rPr>
          <w:ins w:id="27" w:author="禽 伍" w:date="2017-09-20T12:00:00Z"/>
          <w:rFonts w:ascii="宋体" w:eastAsia="宋体" w:hAnsi="宋体" w:cs="宋体"/>
          <w:kern w:val="0"/>
          <w:sz w:val="24"/>
          <w:szCs w:val="24"/>
        </w:rPr>
      </w:pPr>
      <w:ins w:id="28" w:author="禽 伍" w:date="2017-09-20T12:00:00Z">
        <w:r>
          <w:rPr>
            <w:rFonts w:ascii="宋体" w:eastAsia="宋体" w:hAnsi="宋体" w:cs="宋体" w:hint="eastAsia"/>
            <w:kern w:val="0"/>
            <w:sz w:val="24"/>
            <w:szCs w:val="24"/>
          </w:rPr>
          <w:t>二．</w:t>
        </w:r>
      </w:ins>
      <w:ins w:id="29" w:author="禽 伍" w:date="2017-09-20T12:01:00Z">
        <w:r w:rsidR="006A55D9">
          <w:rPr>
            <w:rFonts w:ascii="宋体" w:eastAsia="宋体" w:hAnsi="宋体" w:cs="宋体" w:hint="eastAsia"/>
            <w:kern w:val="0"/>
            <w:sz w:val="24"/>
            <w:szCs w:val="24"/>
          </w:rPr>
          <w:t>中国</w:t>
        </w:r>
      </w:ins>
      <w:ins w:id="30" w:author="禽 伍" w:date="2017-09-20T12:00:00Z">
        <w:r>
          <w:rPr>
            <w:rFonts w:ascii="宋体" w:eastAsia="宋体" w:hAnsi="宋体" w:cs="宋体" w:hint="eastAsia"/>
            <w:kern w:val="0"/>
            <w:sz w:val="24"/>
            <w:szCs w:val="24"/>
          </w:rPr>
          <w:t>发展焦虑与农村问题的错位嫁接</w:t>
        </w:r>
      </w:ins>
    </w:p>
    <w:p w14:paraId="33D510AD" w14:textId="77777777" w:rsidR="002B45C3" w:rsidRDefault="002B45C3" w:rsidP="00136057">
      <w:pPr>
        <w:widowControl/>
        <w:jc w:val="left"/>
        <w:rPr>
          <w:ins w:id="31" w:author="禽 伍" w:date="2017-09-20T12:00:00Z"/>
          <w:rFonts w:ascii="宋体" w:eastAsia="宋体" w:hAnsi="宋体" w:cs="宋体"/>
          <w:kern w:val="0"/>
          <w:sz w:val="24"/>
          <w:szCs w:val="24"/>
        </w:rPr>
      </w:pPr>
    </w:p>
    <w:p w14:paraId="0FED8DC6"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这也正是为什么罗教授</w:t>
      </w:r>
      <w:ins w:id="32" w:author="禽 伍" w:date="2017-09-20T11:59:00Z">
        <w:r w:rsidR="002B45C3">
          <w:rPr>
            <w:rFonts w:ascii="宋体" w:eastAsia="宋体" w:hAnsi="宋体" w:cs="宋体" w:hint="eastAsia"/>
            <w:kern w:val="0"/>
            <w:sz w:val="24"/>
            <w:szCs w:val="24"/>
          </w:rPr>
          <w:t>“</w:t>
        </w:r>
        <w:r w:rsidR="002B45C3" w:rsidRPr="00136057">
          <w:rPr>
            <w:rFonts w:ascii="宋体" w:eastAsia="宋体" w:hAnsi="宋体" w:cs="宋体" w:hint="eastAsia"/>
            <w:kern w:val="0"/>
            <w:sz w:val="24"/>
            <w:szCs w:val="24"/>
          </w:rPr>
          <w:t>让</w:t>
        </w:r>
        <w:r w:rsidR="002B45C3" w:rsidRPr="00136057">
          <w:rPr>
            <w:rFonts w:ascii="Times New Roman" w:eastAsia="Times New Roman" w:hAnsi="Times New Roman" w:cs="Times New Roman"/>
            <w:kern w:val="0"/>
            <w:sz w:val="24"/>
            <w:szCs w:val="24"/>
          </w:rPr>
          <w:t>63%</w:t>
        </w:r>
        <w:r w:rsidR="002B45C3" w:rsidRPr="00136057">
          <w:rPr>
            <w:rFonts w:ascii="宋体" w:eastAsia="宋体" w:hAnsi="宋体" w:cs="宋体" w:hint="eastAsia"/>
            <w:kern w:val="0"/>
            <w:sz w:val="24"/>
            <w:szCs w:val="24"/>
          </w:rPr>
          <w:t>的农村孩子都上学</w:t>
        </w:r>
        <w:r w:rsidR="002B45C3">
          <w:rPr>
            <w:rFonts w:ascii="宋体" w:eastAsia="宋体" w:hAnsi="宋体" w:cs="宋体" w:hint="eastAsia"/>
            <w:kern w:val="0"/>
            <w:sz w:val="24"/>
            <w:szCs w:val="24"/>
          </w:rPr>
          <w:t>”</w:t>
        </w:r>
      </w:ins>
      <w:r w:rsidRPr="00136057">
        <w:rPr>
          <w:rFonts w:ascii="宋体" w:eastAsia="宋体" w:hAnsi="宋体" w:cs="宋体" w:hint="eastAsia"/>
          <w:kern w:val="0"/>
          <w:sz w:val="24"/>
          <w:szCs w:val="24"/>
        </w:rPr>
        <w:t>的潜台词</w:t>
      </w:r>
      <w:del w:id="33" w:author="禽 伍" w:date="2017-09-20T11:58:00Z">
        <w:r w:rsidRPr="00136057" w:rsidDel="002B45C3">
          <w:rPr>
            <w:rFonts w:ascii="宋体" w:eastAsia="宋体" w:hAnsi="宋体" w:cs="宋体" w:hint="eastAsia"/>
            <w:kern w:val="0"/>
            <w:sz w:val="24"/>
            <w:szCs w:val="24"/>
          </w:rPr>
          <w:delText>：让</w:delText>
        </w:r>
        <w:r w:rsidRPr="00136057" w:rsidDel="002B45C3">
          <w:rPr>
            <w:rFonts w:ascii="Times New Roman" w:eastAsia="Times New Roman" w:hAnsi="Times New Roman" w:cs="Times New Roman"/>
            <w:kern w:val="0"/>
            <w:sz w:val="24"/>
            <w:szCs w:val="24"/>
          </w:rPr>
          <w:delText>63%</w:delText>
        </w:r>
        <w:r w:rsidRPr="00136057" w:rsidDel="002B45C3">
          <w:rPr>
            <w:rFonts w:ascii="宋体" w:eastAsia="宋体" w:hAnsi="宋体" w:cs="宋体" w:hint="eastAsia"/>
            <w:kern w:val="0"/>
            <w:sz w:val="24"/>
            <w:szCs w:val="24"/>
          </w:rPr>
          <w:delText>的农村孩子都上学</w:delText>
        </w:r>
      </w:del>
      <w:r w:rsidRPr="00136057">
        <w:rPr>
          <w:rFonts w:ascii="宋体" w:eastAsia="宋体" w:hAnsi="宋体" w:cs="宋体" w:hint="eastAsia"/>
          <w:kern w:val="0"/>
          <w:sz w:val="24"/>
          <w:szCs w:val="24"/>
        </w:rPr>
        <w:t>，并非是中国教育发展的答案。事实上，有为数不少的国家在教育上大量投资，甚至超前投资，但是人力资本的积累并不总是转化成经济增长。根据罗教授所提出的证据，如果我们只做最简单的算数比较，那些中等收入国家（巴西、阿根廷、墨西哥），其受过高中教育的比例很高，但是他们的人均</w:t>
      </w:r>
      <w:r w:rsidRPr="00136057">
        <w:rPr>
          <w:rFonts w:ascii="Times New Roman" w:eastAsia="Times New Roman" w:hAnsi="Times New Roman" w:cs="Times New Roman"/>
          <w:kern w:val="0"/>
          <w:sz w:val="24"/>
          <w:szCs w:val="24"/>
        </w:rPr>
        <w:t>GDP</w:t>
      </w:r>
      <w:r w:rsidRPr="00136057">
        <w:rPr>
          <w:rFonts w:ascii="宋体" w:eastAsia="宋体" w:hAnsi="宋体" w:cs="宋体" w:hint="eastAsia"/>
          <w:kern w:val="0"/>
          <w:sz w:val="24"/>
          <w:szCs w:val="24"/>
        </w:rPr>
        <w:t>并没有比中国高到那里去，那我们是不是可以问，人力资本对经济发展的影响是不是没罗教授说的那么大？同理，欧洲大陆的高等教育普及程度也很高，但是这也伴随常年高达</w:t>
      </w:r>
      <w:r w:rsidRPr="00136057">
        <w:rPr>
          <w:rFonts w:ascii="Times New Roman" w:eastAsia="Times New Roman" w:hAnsi="Times New Roman" w:cs="Times New Roman"/>
          <w:kern w:val="0"/>
          <w:sz w:val="24"/>
          <w:szCs w:val="24"/>
        </w:rPr>
        <w:t>50%</w:t>
      </w:r>
      <w:r w:rsidRPr="00136057">
        <w:rPr>
          <w:rFonts w:ascii="宋体" w:eastAsia="宋体" w:hAnsi="宋体" w:cs="宋体" w:hint="eastAsia"/>
          <w:kern w:val="0"/>
          <w:sz w:val="24"/>
          <w:szCs w:val="24"/>
        </w:rPr>
        <w:t>以上的青年失业率，这是何解？学术界对这个问题仍然有相当大的争议的</w:t>
      </w:r>
      <w:r w:rsidRPr="00136057">
        <w:rPr>
          <w:rFonts w:ascii="宋体" w:eastAsia="宋体" w:hAnsi="宋体" w:cs="宋体"/>
          <w:kern w:val="0"/>
          <w:sz w:val="24"/>
          <w:szCs w:val="24"/>
        </w:rPr>
        <w:t>。</w:t>
      </w:r>
    </w:p>
    <w:p w14:paraId="27649F00" w14:textId="77777777" w:rsidR="00136057" w:rsidRPr="00136057" w:rsidRDefault="00136057" w:rsidP="00136057">
      <w:pPr>
        <w:widowControl/>
        <w:jc w:val="left"/>
        <w:rPr>
          <w:rFonts w:ascii="Times New Roman" w:eastAsia="Times New Roman" w:hAnsi="Times New Roman" w:cs="Times New Roman"/>
          <w:kern w:val="0"/>
          <w:sz w:val="24"/>
          <w:szCs w:val="24"/>
        </w:rPr>
      </w:pPr>
    </w:p>
    <w:p w14:paraId="5A349412"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争议的原因有很多，作为教育者，我想我们总是可以问：</w:t>
      </w:r>
      <w:r w:rsidRPr="00136057">
        <w:rPr>
          <w:rFonts w:ascii="宋体" w:eastAsia="宋体" w:hAnsi="宋体" w:cs="宋体" w:hint="eastAsia"/>
          <w:b/>
          <w:bCs/>
          <w:kern w:val="0"/>
          <w:sz w:val="24"/>
          <w:szCs w:val="24"/>
        </w:rPr>
        <w:t>普惠性的高中教育，教的到底是什么内容？</w:t>
      </w:r>
      <w:r w:rsidRPr="00136057">
        <w:rPr>
          <w:rFonts w:ascii="宋体" w:eastAsia="宋体" w:hAnsi="宋体" w:cs="宋体" w:hint="eastAsia"/>
          <w:kern w:val="0"/>
          <w:sz w:val="24"/>
          <w:szCs w:val="24"/>
        </w:rPr>
        <w:t>经济学家们认为这多出来的</w:t>
      </w:r>
      <w:r w:rsidRPr="00136057">
        <w:rPr>
          <w:rFonts w:ascii="Times New Roman" w:eastAsia="Times New Roman" w:hAnsi="Times New Roman" w:cs="Times New Roman"/>
          <w:kern w:val="0"/>
          <w:sz w:val="24"/>
          <w:szCs w:val="24"/>
        </w:rPr>
        <w:t>3</w:t>
      </w:r>
      <w:r w:rsidRPr="00136057">
        <w:rPr>
          <w:rFonts w:ascii="宋体" w:eastAsia="宋体" w:hAnsi="宋体" w:cs="宋体" w:hint="eastAsia"/>
          <w:kern w:val="0"/>
          <w:sz w:val="24"/>
          <w:szCs w:val="24"/>
        </w:rPr>
        <w:t>年对人力资本积累有影响，有多大影响呢？今天有什么样的中低技能工作是</w:t>
      </w:r>
      <w:del w:id="34" w:author="禽 伍" w:date="2017-09-20T11:59:00Z">
        <w:r w:rsidRPr="00136057" w:rsidDel="002B45C3">
          <w:rPr>
            <w:rFonts w:ascii="宋体" w:eastAsia="宋体" w:hAnsi="宋体" w:cs="宋体" w:hint="eastAsia"/>
            <w:kern w:val="0"/>
            <w:sz w:val="24"/>
            <w:szCs w:val="24"/>
          </w:rPr>
          <w:delText>只能由</w:delText>
        </w:r>
      </w:del>
      <w:r w:rsidRPr="00136057">
        <w:rPr>
          <w:rFonts w:ascii="宋体" w:eastAsia="宋体" w:hAnsi="宋体" w:cs="宋体" w:hint="eastAsia"/>
          <w:kern w:val="0"/>
          <w:sz w:val="24"/>
          <w:szCs w:val="24"/>
        </w:rPr>
        <w:t>一个高中毕业生能够完成的，而初中毕业生完成不了？提出这个问题的根本原因在于，我们当前的高中教育是选拔性的，目的是为高等教育选拔人才。选拔性导向让所有的孩子们往同一个目标努力奋进，但这个目标和工作技能的储备可以毫无关系。而普及这样学术性的高中教育，成本高昂，回报却不见得高</w:t>
      </w:r>
      <w:r w:rsidRPr="00136057">
        <w:rPr>
          <w:rFonts w:ascii="宋体" w:eastAsia="宋体" w:hAnsi="宋体" w:cs="宋体"/>
          <w:kern w:val="0"/>
          <w:sz w:val="24"/>
          <w:szCs w:val="24"/>
        </w:rPr>
        <w:t>。</w:t>
      </w:r>
    </w:p>
    <w:p w14:paraId="2E2164E9" w14:textId="77777777" w:rsidR="00136057" w:rsidRPr="00136057" w:rsidRDefault="00136057" w:rsidP="00136057">
      <w:pPr>
        <w:widowControl/>
        <w:jc w:val="left"/>
        <w:rPr>
          <w:rFonts w:ascii="Times New Roman" w:eastAsia="Times New Roman" w:hAnsi="Times New Roman" w:cs="Times New Roman"/>
          <w:kern w:val="0"/>
          <w:sz w:val="24"/>
          <w:szCs w:val="24"/>
        </w:rPr>
      </w:pPr>
    </w:p>
    <w:p w14:paraId="52290779"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其次，我们也可以问，我们当前面临的经济形势和一百多年前美国是不是不同？那么美国经验的有效性可以用来证明中国教育发展的必要性吗？按照中国这个人口体量和区域不均衡，在相当长的时间内我们面临的现实是不同形式的产业同时存在。也就是说我们离不开富士康这样对中低技能有大量需求的制造业巨头，也要拥抱以华为和腾讯为代表的高科技企业。这意味着，我们见证的是一个混合劳动力市场：对于低中高不同层次技能的需求会并存。而这种并存不单单受到技能供给的影响，还和我们整个经济结构的禀赋有关。比方说产业集群、产业链、以及技术的进步程度等等</w:t>
      </w:r>
      <w:r w:rsidRPr="00136057">
        <w:rPr>
          <w:rFonts w:ascii="宋体" w:eastAsia="宋体" w:hAnsi="宋体" w:cs="宋体"/>
          <w:kern w:val="0"/>
          <w:sz w:val="24"/>
          <w:szCs w:val="24"/>
        </w:rPr>
        <w:t>。</w:t>
      </w:r>
    </w:p>
    <w:p w14:paraId="0B109C14" w14:textId="77777777" w:rsidR="00136057" w:rsidRPr="00136057" w:rsidRDefault="00136057" w:rsidP="00136057">
      <w:pPr>
        <w:widowControl/>
        <w:jc w:val="left"/>
        <w:rPr>
          <w:rFonts w:ascii="Times New Roman" w:eastAsia="Times New Roman" w:hAnsi="Times New Roman" w:cs="Times New Roman"/>
          <w:kern w:val="0"/>
          <w:sz w:val="24"/>
          <w:szCs w:val="24"/>
        </w:rPr>
      </w:pPr>
    </w:p>
    <w:p w14:paraId="17406D0E" w14:textId="77777777"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lastRenderedPageBreak/>
        <w:t>由微观的实证研究上升到政策叙事并非是直接了当的，我想作为听众，我们应该认可罗教授及其团队对教育问题的真诚追问。作为经济学家，他完全有理由从经济角度来诠释教育发展，只不过这个尝试在我看来不成功，除了理论上值得推敲之外，更大问题的问题在于：</w:t>
      </w:r>
      <w:r w:rsidRPr="00136057">
        <w:rPr>
          <w:rFonts w:ascii="宋体" w:eastAsia="宋体" w:hAnsi="宋体" w:cs="宋体" w:hint="eastAsia"/>
          <w:b/>
          <w:bCs/>
          <w:kern w:val="0"/>
          <w:sz w:val="24"/>
          <w:szCs w:val="24"/>
        </w:rPr>
        <w:t>发展焦虑和农村问题的错位嫁接</w:t>
      </w:r>
      <w:r w:rsidRPr="00136057">
        <w:rPr>
          <w:rFonts w:ascii="宋体" w:eastAsia="宋体" w:hAnsi="宋体" w:cs="宋体" w:hint="eastAsia"/>
          <w:kern w:val="0"/>
          <w:sz w:val="24"/>
          <w:szCs w:val="24"/>
        </w:rPr>
        <w:t>。我们对于各种层出不穷的社会问题焦虑是真的，农村教育问题也是真的，但是此真非彼真，他们的原因和结果并不相同。当我们试图把普遍性的发展焦虑聚焦到农村的教育问题上，发现</w:t>
      </w:r>
      <w:del w:id="35" w:author="Yisu Zhou" w:date="2017-09-20T20:49:00Z">
        <w:r w:rsidRPr="00136057" w:rsidDel="00BB32E6">
          <w:rPr>
            <w:rFonts w:ascii="宋体" w:eastAsia="宋体" w:hAnsi="宋体" w:cs="宋体" w:hint="eastAsia"/>
            <w:kern w:val="0"/>
            <w:sz w:val="24"/>
            <w:szCs w:val="24"/>
          </w:rPr>
          <w:delText>的却是经济理由并是很有说服力</w:delText>
        </w:r>
      </w:del>
      <w:ins w:id="36" w:author="Yisu Zhou" w:date="2017-09-20T20:49:00Z">
        <w:r w:rsidR="00BB32E6" w:rsidRPr="00136057">
          <w:rPr>
            <w:rFonts w:ascii="宋体" w:eastAsia="宋体" w:hAnsi="宋体" w:cs="宋体" w:hint="eastAsia"/>
            <w:kern w:val="0"/>
            <w:sz w:val="24"/>
            <w:szCs w:val="24"/>
          </w:rPr>
          <w:t>的却是</w:t>
        </w:r>
        <w:r w:rsidR="00BB32E6">
          <w:rPr>
            <w:rFonts w:ascii="宋体" w:eastAsia="宋体" w:hAnsi="宋体" w:cs="宋体" w:hint="eastAsia"/>
            <w:kern w:val="0"/>
            <w:sz w:val="24"/>
            <w:szCs w:val="24"/>
          </w:rPr>
          <w:t>以推动</w:t>
        </w:r>
        <w:r w:rsidR="00BB32E6" w:rsidRPr="00136057">
          <w:rPr>
            <w:rFonts w:ascii="宋体" w:eastAsia="宋体" w:hAnsi="宋体" w:cs="宋体" w:hint="eastAsia"/>
            <w:kern w:val="0"/>
            <w:sz w:val="24"/>
            <w:szCs w:val="24"/>
          </w:rPr>
          <w:t>经济</w:t>
        </w:r>
        <w:r w:rsidR="00BB32E6">
          <w:rPr>
            <w:rFonts w:ascii="宋体" w:eastAsia="宋体" w:hAnsi="宋体" w:cs="宋体" w:hint="eastAsia"/>
            <w:kern w:val="0"/>
            <w:sz w:val="24"/>
            <w:szCs w:val="24"/>
          </w:rPr>
          <w:t>发展为</w:t>
        </w:r>
        <w:r w:rsidR="00BB32E6" w:rsidRPr="00136057">
          <w:rPr>
            <w:rFonts w:ascii="宋体" w:eastAsia="宋体" w:hAnsi="宋体" w:cs="宋体" w:hint="eastAsia"/>
            <w:kern w:val="0"/>
            <w:sz w:val="24"/>
            <w:szCs w:val="24"/>
          </w:rPr>
          <w:t>理由并</w:t>
        </w:r>
        <w:r w:rsidR="00BB32E6">
          <w:rPr>
            <w:rFonts w:ascii="宋体" w:eastAsia="宋体" w:hAnsi="宋体" w:cs="宋体" w:hint="eastAsia"/>
            <w:kern w:val="0"/>
            <w:sz w:val="24"/>
            <w:szCs w:val="24"/>
          </w:rPr>
          <w:t>非</w:t>
        </w:r>
        <w:r w:rsidR="00BB32E6" w:rsidRPr="00136057">
          <w:rPr>
            <w:rFonts w:ascii="宋体" w:eastAsia="宋体" w:hAnsi="宋体" w:cs="宋体" w:hint="eastAsia"/>
            <w:kern w:val="0"/>
            <w:sz w:val="24"/>
            <w:szCs w:val="24"/>
          </w:rPr>
          <w:t>很有说服力</w:t>
        </w:r>
      </w:ins>
      <w:r w:rsidRPr="00136057">
        <w:rPr>
          <w:rFonts w:ascii="宋体" w:eastAsia="宋体" w:hAnsi="宋体" w:cs="宋体" w:hint="eastAsia"/>
          <w:kern w:val="0"/>
          <w:sz w:val="24"/>
          <w:szCs w:val="24"/>
        </w:rPr>
        <w:t>。人力资本的发展不一定是教育发展的唯一渠道；反之儿童早期教育、亲子关系的培育也不仅仅是为了明天的劳动力人口。以此来唤起普通读者对教育问题的同理心并不见得有效</w:t>
      </w:r>
      <w:r w:rsidRPr="00136057">
        <w:rPr>
          <w:rFonts w:ascii="宋体" w:eastAsia="宋体" w:hAnsi="宋体" w:cs="宋体"/>
          <w:kern w:val="0"/>
          <w:sz w:val="24"/>
          <w:szCs w:val="24"/>
        </w:rPr>
        <w:t>。</w:t>
      </w:r>
    </w:p>
    <w:p w14:paraId="1DA477FF" w14:textId="77777777" w:rsidR="00136057" w:rsidRPr="00136057" w:rsidRDefault="00136057" w:rsidP="00136057">
      <w:pPr>
        <w:widowControl/>
        <w:jc w:val="left"/>
        <w:rPr>
          <w:rFonts w:ascii="Times New Roman" w:eastAsia="Times New Roman" w:hAnsi="Times New Roman" w:cs="Times New Roman"/>
          <w:kern w:val="0"/>
          <w:sz w:val="24"/>
          <w:szCs w:val="24"/>
        </w:rPr>
      </w:pPr>
    </w:p>
    <w:p w14:paraId="499C372B" w14:textId="77777777" w:rsidR="006A55D9" w:rsidRDefault="006A55D9" w:rsidP="00136057">
      <w:pPr>
        <w:widowControl/>
        <w:jc w:val="left"/>
        <w:rPr>
          <w:ins w:id="37" w:author="禽 伍" w:date="2017-09-20T12:01:00Z"/>
          <w:rFonts w:ascii="宋体" w:eastAsia="宋体" w:hAnsi="宋体" w:cs="宋体"/>
          <w:kern w:val="0"/>
          <w:sz w:val="24"/>
          <w:szCs w:val="24"/>
        </w:rPr>
      </w:pPr>
      <w:ins w:id="38" w:author="禽 伍" w:date="2017-09-20T12:01:00Z">
        <w:r>
          <w:rPr>
            <w:rFonts w:ascii="宋体" w:eastAsia="宋体" w:hAnsi="宋体" w:cs="宋体" w:hint="eastAsia"/>
            <w:kern w:val="0"/>
            <w:sz w:val="24"/>
            <w:szCs w:val="24"/>
          </w:rPr>
          <w:t>三．中国公共教育的“真问题”</w:t>
        </w:r>
      </w:ins>
    </w:p>
    <w:p w14:paraId="08FD5C0B" w14:textId="77777777" w:rsidR="006A55D9" w:rsidRDefault="006A55D9" w:rsidP="00136057">
      <w:pPr>
        <w:widowControl/>
        <w:jc w:val="left"/>
        <w:rPr>
          <w:ins w:id="39" w:author="禽 伍" w:date="2017-09-20T12:01:00Z"/>
          <w:rFonts w:ascii="宋体" w:eastAsia="宋体" w:hAnsi="宋体" w:cs="宋体"/>
          <w:kern w:val="0"/>
          <w:sz w:val="24"/>
          <w:szCs w:val="24"/>
        </w:rPr>
      </w:pPr>
    </w:p>
    <w:p w14:paraId="7AC0C94A" w14:textId="7F7834F6" w:rsidR="006A55D9" w:rsidRDefault="00136057" w:rsidP="00136057">
      <w:pPr>
        <w:widowControl/>
        <w:jc w:val="left"/>
        <w:rPr>
          <w:ins w:id="40" w:author="禽 伍" w:date="2017-09-20T12:01:00Z"/>
          <w:rFonts w:ascii="宋体" w:eastAsia="宋体" w:hAnsi="宋体" w:cs="宋体"/>
          <w:kern w:val="0"/>
          <w:sz w:val="24"/>
          <w:szCs w:val="24"/>
        </w:rPr>
      </w:pPr>
      <w:r w:rsidRPr="00136057">
        <w:rPr>
          <w:rFonts w:ascii="宋体" w:eastAsia="宋体" w:hAnsi="宋体" w:cs="宋体" w:hint="eastAsia"/>
          <w:kern w:val="0"/>
          <w:sz w:val="24"/>
          <w:szCs w:val="24"/>
        </w:rPr>
        <w:t>现代公共教育的核心，不仅仅是教学方法，学校组织，教育哲学，社会价值，甚至不仅仅是文化问题能够概括的，其本质上是一个政治问题。</w:t>
      </w:r>
      <w:ins w:id="41" w:author="Yisu Zhou" w:date="2017-09-20T20:50:00Z">
        <w:r w:rsidR="007E29E8">
          <w:rPr>
            <w:rFonts w:ascii="宋体" w:eastAsia="宋体" w:hAnsi="宋体" w:cs="宋体" w:hint="eastAsia"/>
            <w:kern w:val="0"/>
            <w:sz w:val="24"/>
            <w:szCs w:val="24"/>
          </w:rPr>
          <w:t>公共教育总是以大部分人</w:t>
        </w:r>
      </w:ins>
      <w:ins w:id="42" w:author="Yisu Zhou" w:date="2017-09-20T20:51:00Z">
        <w:r w:rsidR="007E29E8">
          <w:rPr>
            <w:rFonts w:ascii="宋体" w:eastAsia="宋体" w:hAnsi="宋体" w:cs="宋体" w:hint="eastAsia"/>
            <w:kern w:val="0"/>
            <w:sz w:val="24"/>
            <w:szCs w:val="24"/>
          </w:rPr>
          <w:t>的投入为代价</w:t>
        </w:r>
      </w:ins>
      <w:ins w:id="43" w:author="Yisu Zhou" w:date="2017-09-20T20:53:00Z">
        <w:r w:rsidR="00BB28DD">
          <w:rPr>
            <w:rFonts w:ascii="宋体" w:eastAsia="宋体" w:hAnsi="宋体" w:cs="宋体" w:hint="eastAsia"/>
            <w:kern w:val="0"/>
            <w:sz w:val="24"/>
            <w:szCs w:val="24"/>
          </w:rPr>
          <w:t>来</w:t>
        </w:r>
      </w:ins>
      <w:ins w:id="44" w:author="Yisu Zhou" w:date="2017-09-20T20:51:00Z">
        <w:r w:rsidR="007E29E8">
          <w:rPr>
            <w:rFonts w:ascii="宋体" w:eastAsia="宋体" w:hAnsi="宋体" w:cs="宋体" w:hint="eastAsia"/>
            <w:kern w:val="0"/>
            <w:sz w:val="24"/>
            <w:szCs w:val="24"/>
          </w:rPr>
          <w:t>满足少部分就学者</w:t>
        </w:r>
      </w:ins>
      <w:ins w:id="45" w:author="Yisu Zhou" w:date="2017-09-20T20:52:00Z">
        <w:r w:rsidR="007E29E8">
          <w:rPr>
            <w:rFonts w:ascii="宋体" w:eastAsia="宋体" w:hAnsi="宋体" w:cs="宋体" w:hint="eastAsia"/>
            <w:kern w:val="0"/>
            <w:sz w:val="24"/>
            <w:szCs w:val="24"/>
          </w:rPr>
          <w:t>的需求，所以我们要考虑效率问题。</w:t>
        </w:r>
      </w:ins>
      <w:ins w:id="46" w:author="Yisu Zhou" w:date="2017-09-20T20:53:00Z">
        <w:r w:rsidR="00BB28DD">
          <w:rPr>
            <w:rFonts w:ascii="宋体" w:eastAsia="宋体" w:hAnsi="宋体" w:cs="宋体" w:hint="eastAsia"/>
            <w:kern w:val="0"/>
            <w:sz w:val="24"/>
            <w:szCs w:val="24"/>
          </w:rPr>
          <w:t>公共教育</w:t>
        </w:r>
      </w:ins>
      <w:ins w:id="47" w:author="Yisu Zhou" w:date="2017-09-20T20:55:00Z">
        <w:r w:rsidR="00BB28DD">
          <w:rPr>
            <w:rFonts w:ascii="宋体" w:eastAsia="宋体" w:hAnsi="宋体" w:cs="宋体" w:hint="eastAsia"/>
            <w:kern w:val="0"/>
            <w:sz w:val="24"/>
            <w:szCs w:val="24"/>
          </w:rPr>
          <w:t>培养了</w:t>
        </w:r>
      </w:ins>
      <w:ins w:id="48" w:author="Yisu Zhou" w:date="2017-09-20T20:54:00Z">
        <w:r w:rsidR="00BB28DD">
          <w:rPr>
            <w:rFonts w:ascii="宋体" w:eastAsia="宋体" w:hAnsi="宋体" w:cs="宋体" w:hint="eastAsia"/>
            <w:kern w:val="0"/>
            <w:sz w:val="24"/>
            <w:szCs w:val="24"/>
          </w:rPr>
          <w:t>维系我们共同体身份</w:t>
        </w:r>
      </w:ins>
      <w:ins w:id="49" w:author="Yisu Zhou" w:date="2017-09-20T20:55:00Z">
        <w:r w:rsidR="00BB28DD">
          <w:rPr>
            <w:rFonts w:ascii="宋体" w:eastAsia="宋体" w:hAnsi="宋体" w:cs="宋体" w:hint="eastAsia"/>
            <w:kern w:val="0"/>
            <w:sz w:val="24"/>
            <w:szCs w:val="24"/>
          </w:rPr>
          <w:t>的共情，所以我们要考虑</w:t>
        </w:r>
      </w:ins>
      <w:ins w:id="50" w:author="Yisu Zhou" w:date="2017-09-20T20:56:00Z">
        <w:r w:rsidR="006F7DB1">
          <w:rPr>
            <w:rFonts w:ascii="宋体" w:eastAsia="宋体" w:hAnsi="宋体" w:cs="宋体" w:hint="eastAsia"/>
            <w:kern w:val="0"/>
            <w:sz w:val="24"/>
            <w:szCs w:val="24"/>
          </w:rPr>
          <w:t>文化上的影响。公共教育</w:t>
        </w:r>
      </w:ins>
      <w:del w:id="51" w:author="Yisu Zhou" w:date="2017-09-20T20:56:00Z">
        <w:r w:rsidRPr="00136057" w:rsidDel="006F7DB1">
          <w:rPr>
            <w:rFonts w:ascii="宋体" w:eastAsia="宋体" w:hAnsi="宋体" w:cs="宋体" w:hint="eastAsia"/>
            <w:kern w:val="0"/>
            <w:sz w:val="24"/>
            <w:szCs w:val="24"/>
          </w:rPr>
          <w:delText>这个政治问题包括了从公民内涵的确立</w:delText>
        </w:r>
      </w:del>
      <w:ins w:id="52" w:author="Yisu Zhou" w:date="2017-09-20T20:56:00Z">
        <w:r w:rsidR="006F7DB1">
          <w:rPr>
            <w:rFonts w:ascii="宋体" w:eastAsia="宋体" w:hAnsi="宋体" w:cs="宋体" w:hint="eastAsia"/>
            <w:kern w:val="0"/>
            <w:sz w:val="24"/>
            <w:szCs w:val="24"/>
          </w:rPr>
          <w:t>也为未来的经济储备劳动力，所以我们要以生产力为指标衡量其效应。公共教育</w:t>
        </w:r>
      </w:ins>
      <w:ins w:id="53" w:author="Yisu Zhou" w:date="2017-09-20T20:57:00Z">
        <w:r w:rsidR="006F7DB1">
          <w:rPr>
            <w:rFonts w:ascii="宋体" w:eastAsia="宋体" w:hAnsi="宋体" w:cs="宋体" w:hint="eastAsia"/>
            <w:kern w:val="0"/>
            <w:sz w:val="24"/>
            <w:szCs w:val="24"/>
          </w:rPr>
          <w:t>为个人提供改变命运和社会地位的途径，所以我们也要考虑公平问题</w:t>
        </w:r>
      </w:ins>
      <w:del w:id="54" w:author="Yisu Zhou" w:date="2017-09-20T20:56:00Z">
        <w:r w:rsidRPr="00136057" w:rsidDel="006F7DB1">
          <w:rPr>
            <w:rFonts w:ascii="宋体" w:eastAsia="宋体" w:hAnsi="宋体" w:cs="宋体" w:hint="eastAsia"/>
            <w:kern w:val="0"/>
            <w:sz w:val="24"/>
            <w:szCs w:val="24"/>
          </w:rPr>
          <w:delText>，到经济竞争力的培养，以及说服个人参与的连带感</w:delText>
        </w:r>
      </w:del>
      <w:r w:rsidRPr="00136057">
        <w:rPr>
          <w:rFonts w:ascii="宋体" w:eastAsia="宋体" w:hAnsi="宋体" w:cs="宋体" w:hint="eastAsia"/>
          <w:kern w:val="0"/>
          <w:sz w:val="24"/>
          <w:szCs w:val="24"/>
        </w:rPr>
        <w:t>。这</w:t>
      </w:r>
      <w:del w:id="55" w:author="Yisu Zhou" w:date="2017-09-20T20:57:00Z">
        <w:r w:rsidRPr="00136057" w:rsidDel="006F7DB1">
          <w:rPr>
            <w:rFonts w:ascii="宋体" w:eastAsia="宋体" w:hAnsi="宋体" w:cs="宋体" w:hint="eastAsia"/>
            <w:kern w:val="0"/>
            <w:sz w:val="24"/>
            <w:szCs w:val="24"/>
          </w:rPr>
          <w:delText>三个重要</w:delText>
        </w:r>
      </w:del>
      <w:ins w:id="56" w:author="Yisu Zhou" w:date="2017-09-20T20:57:00Z">
        <w:r w:rsidR="006F7DB1">
          <w:rPr>
            <w:rFonts w:ascii="宋体" w:eastAsia="宋体" w:hAnsi="宋体" w:cs="宋体" w:hint="eastAsia"/>
            <w:kern w:val="0"/>
            <w:sz w:val="24"/>
            <w:szCs w:val="24"/>
          </w:rPr>
          <w:t>些重要</w:t>
        </w:r>
      </w:ins>
      <w:r w:rsidRPr="00136057">
        <w:rPr>
          <w:rFonts w:ascii="宋体" w:eastAsia="宋体" w:hAnsi="宋体" w:cs="宋体" w:hint="eastAsia"/>
          <w:kern w:val="0"/>
          <w:sz w:val="24"/>
          <w:szCs w:val="24"/>
        </w:rPr>
        <w:t>的目标是公共教育在整个现代性生活中占有话语权的动力来源之一。</w:t>
      </w:r>
      <w:ins w:id="57" w:author="Yisu Zhou" w:date="2017-09-20T21:16:00Z">
        <w:r w:rsidR="00941436">
          <w:rPr>
            <w:rFonts w:ascii="宋体" w:eastAsia="宋体" w:hAnsi="宋体" w:cs="宋体" w:hint="eastAsia"/>
            <w:kern w:val="0"/>
            <w:sz w:val="24"/>
            <w:szCs w:val="24"/>
          </w:rPr>
          <w:t>但</w:t>
        </w:r>
      </w:ins>
      <w:del w:id="58" w:author="Yisu Zhou" w:date="2017-09-20T21:16:00Z">
        <w:r w:rsidRPr="00136057" w:rsidDel="00941436">
          <w:rPr>
            <w:rFonts w:ascii="宋体" w:eastAsia="宋体" w:hAnsi="宋体" w:cs="宋体" w:hint="eastAsia"/>
            <w:kern w:val="0"/>
            <w:sz w:val="24"/>
            <w:szCs w:val="24"/>
          </w:rPr>
          <w:delText>我们总是希望通过公共教育实现多重目标：需要维系共同体的身份认同，构建民主社会的基础，也促进经济生活的健康开展。</w:delText>
        </w:r>
      </w:del>
      <w:ins w:id="59" w:author="Yisu Zhou" w:date="2017-09-20T20:58:00Z">
        <w:r w:rsidR="00427E52">
          <w:rPr>
            <w:rFonts w:ascii="宋体" w:eastAsia="宋体" w:hAnsi="宋体" w:cs="宋体" w:hint="eastAsia"/>
            <w:kern w:val="0"/>
            <w:sz w:val="24"/>
            <w:szCs w:val="24"/>
          </w:rPr>
          <w:t>我们需要有清醒的认识</w:t>
        </w:r>
      </w:ins>
      <w:ins w:id="60" w:author="Yisu Zhou" w:date="2017-09-20T20:59:00Z">
        <w:r w:rsidR="00427E52">
          <w:rPr>
            <w:rFonts w:ascii="宋体" w:eastAsia="宋体" w:hAnsi="宋体" w:cs="宋体" w:hint="eastAsia"/>
            <w:kern w:val="0"/>
            <w:sz w:val="24"/>
            <w:szCs w:val="24"/>
          </w:rPr>
          <w:t>：</w:t>
        </w:r>
      </w:ins>
      <w:ins w:id="61" w:author="Yisu Zhou" w:date="2017-09-20T21:16:00Z">
        <w:r w:rsidR="00941436">
          <w:rPr>
            <w:rFonts w:ascii="宋体" w:eastAsia="宋体" w:hAnsi="宋体" w:cs="宋体" w:hint="eastAsia"/>
            <w:kern w:val="0"/>
            <w:sz w:val="24"/>
            <w:szCs w:val="24"/>
          </w:rPr>
          <w:t>多重</w:t>
        </w:r>
      </w:ins>
      <w:del w:id="62" w:author="Yisu Zhou" w:date="2017-09-20T21:16:00Z">
        <w:r w:rsidRPr="00136057" w:rsidDel="00941436">
          <w:rPr>
            <w:rFonts w:ascii="宋体" w:eastAsia="宋体" w:hAnsi="宋体" w:cs="宋体" w:hint="eastAsia"/>
            <w:kern w:val="0"/>
            <w:sz w:val="24"/>
            <w:szCs w:val="24"/>
          </w:rPr>
          <w:delText>这些</w:delText>
        </w:r>
      </w:del>
      <w:r w:rsidRPr="00136057">
        <w:rPr>
          <w:rFonts w:ascii="宋体" w:eastAsia="宋体" w:hAnsi="宋体" w:cs="宋体" w:hint="eastAsia"/>
          <w:kern w:val="0"/>
          <w:sz w:val="24"/>
          <w:szCs w:val="24"/>
        </w:rPr>
        <w:t>目标在不同时空背景下时而互补，时而互相冲突</w:t>
      </w:r>
      <w:ins w:id="63" w:author="Yisu Zhou" w:date="2017-09-21T11:51:00Z">
        <w:r w:rsidR="00052C88">
          <w:rPr>
            <w:rFonts w:ascii="宋体" w:eastAsia="宋体" w:hAnsi="宋体" w:cs="宋体" w:hint="eastAsia"/>
            <w:kern w:val="0"/>
            <w:sz w:val="24"/>
            <w:szCs w:val="24"/>
          </w:rPr>
          <w:t>，</w:t>
        </w:r>
      </w:ins>
      <w:del w:id="64" w:author="Yisu Zhou" w:date="2017-09-21T11:51:00Z">
        <w:r w:rsidRPr="00136057" w:rsidDel="00052C88">
          <w:rPr>
            <w:rFonts w:ascii="宋体" w:eastAsia="宋体" w:hAnsi="宋体" w:cs="宋体" w:hint="eastAsia"/>
            <w:kern w:val="0"/>
            <w:sz w:val="24"/>
            <w:szCs w:val="24"/>
          </w:rPr>
          <w:delText>。</w:delText>
        </w:r>
      </w:del>
      <w:ins w:id="65" w:author="Yisu Zhou" w:date="2017-09-21T11:51:00Z">
        <w:r w:rsidR="00C760D1">
          <w:rPr>
            <w:rFonts w:ascii="宋体" w:eastAsia="宋体" w:hAnsi="宋体" w:cs="宋体" w:hint="eastAsia"/>
            <w:kern w:val="0"/>
            <w:sz w:val="24"/>
            <w:szCs w:val="24"/>
          </w:rPr>
          <w:t>教育一直是多种话语和意识形态</w:t>
        </w:r>
      </w:ins>
      <w:ins w:id="66" w:author="Yisu Zhou" w:date="2017-09-21T12:01:00Z">
        <w:r w:rsidR="00C760D1">
          <w:rPr>
            <w:rFonts w:ascii="宋体" w:eastAsia="宋体" w:hAnsi="宋体" w:cs="宋体" w:hint="eastAsia"/>
            <w:kern w:val="0"/>
            <w:sz w:val="24"/>
            <w:szCs w:val="24"/>
          </w:rPr>
          <w:t>争夺</w:t>
        </w:r>
      </w:ins>
      <w:ins w:id="67" w:author="Yisu Zhou" w:date="2017-09-21T11:51:00Z">
        <w:r w:rsidR="00052C88">
          <w:rPr>
            <w:rFonts w:ascii="宋体" w:eastAsia="宋体" w:hAnsi="宋体" w:cs="宋体" w:hint="eastAsia"/>
            <w:kern w:val="0"/>
            <w:sz w:val="24"/>
            <w:szCs w:val="24"/>
          </w:rPr>
          <w:t>的场域。</w:t>
        </w:r>
      </w:ins>
    </w:p>
    <w:p w14:paraId="50F71E08" w14:textId="77777777" w:rsidR="006A55D9" w:rsidRDefault="006A55D9" w:rsidP="00136057">
      <w:pPr>
        <w:widowControl/>
        <w:jc w:val="left"/>
        <w:rPr>
          <w:ins w:id="68" w:author="禽 伍" w:date="2017-09-20T12:01:00Z"/>
          <w:rFonts w:ascii="宋体" w:eastAsia="宋体" w:hAnsi="宋体" w:cs="宋体"/>
          <w:kern w:val="0"/>
          <w:sz w:val="24"/>
          <w:szCs w:val="24"/>
        </w:rPr>
      </w:pPr>
    </w:p>
    <w:p w14:paraId="1A6552F3" w14:textId="1B7460D3" w:rsidR="00371CD0" w:rsidRDefault="00136057" w:rsidP="00136057">
      <w:pPr>
        <w:widowControl/>
        <w:jc w:val="left"/>
        <w:rPr>
          <w:ins w:id="69" w:author="Yisu Zhou" w:date="2017-09-21T11:54:00Z"/>
          <w:rFonts w:ascii="宋体" w:eastAsia="宋体" w:hAnsi="宋体" w:cs="宋体"/>
          <w:kern w:val="0"/>
          <w:sz w:val="24"/>
          <w:szCs w:val="24"/>
        </w:rPr>
      </w:pPr>
      <w:r w:rsidRPr="00136057">
        <w:rPr>
          <w:rFonts w:ascii="宋体" w:eastAsia="宋体" w:hAnsi="宋体" w:cs="宋体" w:hint="eastAsia"/>
          <w:kern w:val="0"/>
          <w:sz w:val="24"/>
          <w:szCs w:val="24"/>
        </w:rPr>
        <w:t>经济面向是整个社会关心教育发展合法性的缘由之一，但是依我的观察，在中国社会高度分化的今天，无法成为团结发展共识的主题。</w:t>
      </w:r>
      <w:ins w:id="70" w:author="Yisu Zhou" w:date="2017-09-20T21:18:00Z">
        <w:r w:rsidR="00621710">
          <w:rPr>
            <w:rFonts w:ascii="宋体" w:eastAsia="宋体" w:hAnsi="宋体" w:cs="宋体" w:hint="eastAsia"/>
            <w:kern w:val="0"/>
            <w:sz w:val="24"/>
            <w:szCs w:val="24"/>
          </w:rPr>
          <w:t>我们的分化很明显的体现在了社会不同阶层对不同教育目标的追求。</w:t>
        </w:r>
      </w:ins>
      <w:ins w:id="71" w:author="Yisu Zhou" w:date="2017-09-20T21:19:00Z">
        <w:r w:rsidR="00621710">
          <w:rPr>
            <w:rFonts w:ascii="宋体" w:eastAsia="宋体" w:hAnsi="宋体" w:cs="宋体" w:hint="eastAsia"/>
            <w:kern w:val="0"/>
            <w:sz w:val="24"/>
            <w:szCs w:val="24"/>
          </w:rPr>
          <w:t>当罗教授提出让63%的</w:t>
        </w:r>
        <w:r w:rsidR="00E45612">
          <w:rPr>
            <w:rFonts w:ascii="宋体" w:eastAsia="宋体" w:hAnsi="宋体" w:cs="宋体" w:hint="eastAsia"/>
            <w:kern w:val="0"/>
            <w:sz w:val="24"/>
            <w:szCs w:val="24"/>
          </w:rPr>
          <w:t>农村孩子都上高中时，北上广深的家长</w:t>
        </w:r>
      </w:ins>
      <w:ins w:id="72" w:author="Yisu Zhou" w:date="2017-09-20T21:21:00Z">
        <w:r w:rsidR="00E45612">
          <w:rPr>
            <w:rFonts w:ascii="宋体" w:eastAsia="宋体" w:hAnsi="宋体" w:cs="宋体" w:hint="eastAsia"/>
            <w:kern w:val="0"/>
            <w:sz w:val="24"/>
            <w:szCs w:val="24"/>
          </w:rPr>
          <w:t>正</w:t>
        </w:r>
      </w:ins>
      <w:ins w:id="73" w:author="Yisu Zhou" w:date="2017-09-20T21:19:00Z">
        <w:r w:rsidR="00621710">
          <w:rPr>
            <w:rFonts w:ascii="宋体" w:eastAsia="宋体" w:hAnsi="宋体" w:cs="宋体" w:hint="eastAsia"/>
            <w:kern w:val="0"/>
            <w:sz w:val="24"/>
            <w:szCs w:val="24"/>
          </w:rPr>
          <w:t>孜孜不倦</w:t>
        </w:r>
      </w:ins>
      <w:ins w:id="74" w:author="Yisu Zhou" w:date="2017-09-20T21:20:00Z">
        <w:r w:rsidR="00621710">
          <w:rPr>
            <w:rFonts w:ascii="宋体" w:eastAsia="宋体" w:hAnsi="宋体" w:cs="宋体" w:hint="eastAsia"/>
            <w:kern w:val="0"/>
            <w:sz w:val="24"/>
            <w:szCs w:val="24"/>
          </w:rPr>
          <w:t>追求</w:t>
        </w:r>
      </w:ins>
      <w:ins w:id="75" w:author="Yisu Zhou" w:date="2017-09-20T21:19:00Z">
        <w:r w:rsidR="00621710">
          <w:rPr>
            <w:rFonts w:ascii="宋体" w:eastAsia="宋体" w:hAnsi="宋体" w:cs="宋体" w:hint="eastAsia"/>
            <w:kern w:val="0"/>
            <w:sz w:val="24"/>
            <w:szCs w:val="24"/>
          </w:rPr>
          <w:t>欧美中产阶级</w:t>
        </w:r>
      </w:ins>
      <w:ins w:id="76" w:author="Yisu Zhou" w:date="2017-09-20T21:20:00Z">
        <w:r w:rsidR="00621710">
          <w:rPr>
            <w:rFonts w:ascii="宋体" w:eastAsia="宋体" w:hAnsi="宋体" w:cs="宋体" w:hint="eastAsia"/>
            <w:kern w:val="0"/>
            <w:sz w:val="24"/>
            <w:szCs w:val="24"/>
          </w:rPr>
          <w:t>的教育体验。</w:t>
        </w:r>
      </w:ins>
      <w:ins w:id="77" w:author="Yisu Zhou" w:date="2017-09-20T21:23:00Z">
        <w:r w:rsidR="00371CD0">
          <w:rPr>
            <w:rFonts w:ascii="宋体" w:eastAsia="宋体" w:hAnsi="宋体" w:cs="宋体" w:hint="eastAsia"/>
            <w:kern w:val="0"/>
            <w:sz w:val="24"/>
            <w:szCs w:val="24"/>
          </w:rPr>
          <w:t>当</w:t>
        </w:r>
      </w:ins>
      <w:ins w:id="78" w:author="Yisu Zhou" w:date="2017-09-21T11:54:00Z">
        <w:r w:rsidR="00371CD0">
          <w:rPr>
            <w:rFonts w:ascii="宋体" w:eastAsia="宋体" w:hAnsi="宋体" w:cs="宋体" w:hint="eastAsia"/>
            <w:kern w:val="0"/>
            <w:sz w:val="24"/>
            <w:szCs w:val="24"/>
          </w:rPr>
          <w:t>农村的</w:t>
        </w:r>
      </w:ins>
      <w:ins w:id="79" w:author="Yisu Zhou" w:date="2017-09-20T21:23:00Z">
        <w:r w:rsidR="00E45612">
          <w:rPr>
            <w:rFonts w:ascii="宋体" w:eastAsia="宋体" w:hAnsi="宋体" w:cs="宋体" w:hint="eastAsia"/>
            <w:kern w:val="0"/>
            <w:sz w:val="24"/>
            <w:szCs w:val="24"/>
          </w:rPr>
          <w:t>孩子都上了高中以后，我们是不是又应该担心</w:t>
        </w:r>
      </w:ins>
      <w:ins w:id="80" w:author="Yisu Zhou" w:date="2017-09-20T21:24:00Z">
        <w:r w:rsidR="002E52A8">
          <w:rPr>
            <w:rFonts w:ascii="宋体" w:eastAsia="宋体" w:hAnsi="宋体" w:cs="宋体" w:hint="eastAsia"/>
            <w:kern w:val="0"/>
            <w:sz w:val="24"/>
            <w:szCs w:val="24"/>
          </w:rPr>
          <w:t>他们明天会不会变成外出打工</w:t>
        </w:r>
      </w:ins>
      <w:ins w:id="81" w:author="Yisu Zhou" w:date="2017-09-20T21:28:00Z">
        <w:r w:rsidR="003B64C6">
          <w:rPr>
            <w:rFonts w:ascii="宋体" w:eastAsia="宋体" w:hAnsi="宋体" w:cs="宋体" w:hint="eastAsia"/>
            <w:kern w:val="0"/>
            <w:sz w:val="24"/>
            <w:szCs w:val="24"/>
          </w:rPr>
          <w:t>而遭剥削</w:t>
        </w:r>
      </w:ins>
      <w:ins w:id="82" w:author="Yisu Zhou" w:date="2017-09-20T21:24:00Z">
        <w:r w:rsidR="002E52A8">
          <w:rPr>
            <w:rFonts w:ascii="宋体" w:eastAsia="宋体" w:hAnsi="宋体" w:cs="宋体" w:hint="eastAsia"/>
            <w:kern w:val="0"/>
            <w:sz w:val="24"/>
            <w:szCs w:val="24"/>
          </w:rPr>
          <w:t>的农民工？</w:t>
        </w:r>
      </w:ins>
      <w:r w:rsidRPr="00136057">
        <w:rPr>
          <w:rFonts w:ascii="宋体" w:eastAsia="宋体" w:hAnsi="宋体" w:cs="宋体" w:hint="eastAsia"/>
          <w:kern w:val="0"/>
          <w:sz w:val="24"/>
          <w:szCs w:val="24"/>
        </w:rPr>
        <w:t>以发展主义的理论起点来试图召唤一个教育发展的共识在中国的今天只会遇到公众的冷感以及话语错位的尴尬，因为经济发展无法回答如何追求教育公正公平，无法承载我们通过教育改变命运的梦想，更回答不了如何改变教育的追问。</w:t>
      </w:r>
      <w:ins w:id="83" w:author="Yisu Zhou" w:date="2017-09-21T11:52:00Z">
        <w:r w:rsidR="00052C88">
          <w:rPr>
            <w:rFonts w:ascii="宋体" w:eastAsia="宋体" w:hAnsi="宋体" w:cs="宋体" w:hint="eastAsia"/>
            <w:kern w:val="0"/>
            <w:sz w:val="24"/>
            <w:szCs w:val="24"/>
          </w:rPr>
          <w:t>每当出现社会问题，我们</w:t>
        </w:r>
      </w:ins>
      <w:ins w:id="84" w:author="Yisu Zhou" w:date="2017-09-21T11:53:00Z">
        <w:r w:rsidR="00052C88">
          <w:rPr>
            <w:rFonts w:ascii="宋体" w:eastAsia="宋体" w:hAnsi="宋体" w:cs="宋体" w:hint="eastAsia"/>
            <w:kern w:val="0"/>
            <w:sz w:val="24"/>
            <w:szCs w:val="24"/>
          </w:rPr>
          <w:t>试图从</w:t>
        </w:r>
      </w:ins>
      <w:ins w:id="85" w:author="Yisu Zhou" w:date="2017-09-21T11:52:00Z">
        <w:r w:rsidR="00052C88">
          <w:rPr>
            <w:rFonts w:ascii="宋体" w:eastAsia="宋体" w:hAnsi="宋体" w:cs="宋体" w:hint="eastAsia"/>
            <w:kern w:val="0"/>
            <w:sz w:val="24"/>
            <w:szCs w:val="24"/>
          </w:rPr>
          <w:t>教育</w:t>
        </w:r>
      </w:ins>
      <w:ins w:id="86" w:author="Yisu Zhou" w:date="2017-09-21T11:53:00Z">
        <w:r w:rsidR="00052C88">
          <w:rPr>
            <w:rFonts w:ascii="宋体" w:eastAsia="宋体" w:hAnsi="宋体" w:cs="宋体" w:hint="eastAsia"/>
            <w:kern w:val="0"/>
            <w:sz w:val="24"/>
            <w:szCs w:val="24"/>
          </w:rPr>
          <w:t>中寻找答案</w:t>
        </w:r>
      </w:ins>
      <w:ins w:id="87" w:author="Yisu Zhou" w:date="2017-09-21T11:52:00Z">
        <w:r w:rsidR="00052C88">
          <w:rPr>
            <w:rFonts w:ascii="宋体" w:eastAsia="宋体" w:hAnsi="宋体" w:cs="宋体" w:hint="eastAsia"/>
            <w:kern w:val="0"/>
            <w:sz w:val="24"/>
            <w:szCs w:val="24"/>
          </w:rPr>
          <w:t>：教育如何解决毕节的留守儿童？教育如何帮助凉山的格斗孤儿？</w:t>
        </w:r>
      </w:ins>
      <w:ins w:id="88" w:author="Yisu Zhou" w:date="2017-09-21T11:54:00Z">
        <w:r w:rsidR="00371CD0">
          <w:rPr>
            <w:rFonts w:ascii="宋体" w:eastAsia="宋体" w:hAnsi="宋体" w:cs="宋体" w:hint="eastAsia"/>
            <w:kern w:val="0"/>
            <w:sz w:val="24"/>
            <w:szCs w:val="24"/>
          </w:rPr>
          <w:t>教育</w:t>
        </w:r>
      </w:ins>
      <w:ins w:id="89" w:author="Yisu Zhou" w:date="2017-09-21T11:55:00Z">
        <w:r w:rsidR="00371CD0">
          <w:rPr>
            <w:rFonts w:ascii="宋体" w:eastAsia="宋体" w:hAnsi="宋体" w:cs="宋体" w:hint="eastAsia"/>
            <w:kern w:val="0"/>
            <w:sz w:val="24"/>
            <w:szCs w:val="24"/>
          </w:rPr>
          <w:t>怎么帮助发育不良的农村儿童？</w:t>
        </w:r>
      </w:ins>
      <w:ins w:id="90" w:author="Yisu Zhou" w:date="2017-09-21T11:53:00Z">
        <w:r w:rsidR="00371CD0">
          <w:rPr>
            <w:rFonts w:ascii="宋体" w:eastAsia="宋体" w:hAnsi="宋体" w:cs="宋体" w:hint="eastAsia"/>
            <w:kern w:val="0"/>
            <w:sz w:val="24"/>
            <w:szCs w:val="24"/>
          </w:rPr>
          <w:t>而这些社会矛盾并不是单纯的经济发展能够</w:t>
        </w:r>
      </w:ins>
      <w:ins w:id="91" w:author="Yisu Zhou" w:date="2017-09-21T11:54:00Z">
        <w:r w:rsidR="00371CD0">
          <w:rPr>
            <w:rFonts w:ascii="宋体" w:eastAsia="宋体" w:hAnsi="宋体" w:cs="宋体" w:hint="eastAsia"/>
            <w:kern w:val="0"/>
            <w:sz w:val="24"/>
            <w:szCs w:val="24"/>
          </w:rPr>
          <w:t>解决的。</w:t>
        </w:r>
      </w:ins>
      <w:ins w:id="92" w:author="Yisu Zhou" w:date="2017-09-21T11:55:00Z">
        <w:r w:rsidR="00371CD0">
          <w:rPr>
            <w:rFonts w:ascii="宋体" w:eastAsia="宋体" w:hAnsi="宋体" w:cs="宋体" w:hint="eastAsia"/>
            <w:kern w:val="0"/>
            <w:sz w:val="24"/>
            <w:szCs w:val="24"/>
          </w:rPr>
          <w:t>这也是以具体干预为</w:t>
        </w:r>
      </w:ins>
      <w:ins w:id="93" w:author="Yisu Zhou" w:date="2017-09-21T11:56:00Z">
        <w:r w:rsidR="00371CD0">
          <w:rPr>
            <w:rFonts w:ascii="宋体" w:eastAsia="宋体" w:hAnsi="宋体" w:cs="宋体" w:hint="eastAsia"/>
            <w:kern w:val="0"/>
            <w:sz w:val="24"/>
            <w:szCs w:val="24"/>
          </w:rPr>
          <w:t>手段的经验研究无法</w:t>
        </w:r>
        <w:r w:rsidR="001C21B5">
          <w:rPr>
            <w:rFonts w:ascii="宋体" w:eastAsia="宋体" w:hAnsi="宋体" w:cs="宋体" w:hint="eastAsia"/>
            <w:kern w:val="0"/>
            <w:sz w:val="24"/>
            <w:szCs w:val="24"/>
          </w:rPr>
          <w:t>让公众满意的原因：是的，让妈妈回家</w:t>
        </w:r>
      </w:ins>
      <w:ins w:id="94" w:author="Yisu Zhou" w:date="2017-09-21T11:57:00Z">
        <w:r w:rsidR="001C21B5">
          <w:rPr>
            <w:rFonts w:ascii="宋体" w:eastAsia="宋体" w:hAnsi="宋体" w:cs="宋体" w:hint="eastAsia"/>
            <w:kern w:val="0"/>
            <w:sz w:val="24"/>
            <w:szCs w:val="24"/>
          </w:rPr>
          <w:t>照顾孩子很重要，可家庭结构的破碎不正是我们扭曲的发展主义的后果之一吗？</w:t>
        </w:r>
      </w:ins>
    </w:p>
    <w:p w14:paraId="7BFC220F" w14:textId="77777777" w:rsidR="00371CD0" w:rsidRDefault="00371CD0" w:rsidP="00136057">
      <w:pPr>
        <w:widowControl/>
        <w:jc w:val="left"/>
        <w:rPr>
          <w:ins w:id="95" w:author="Yisu Zhou" w:date="2017-09-21T11:54:00Z"/>
          <w:rFonts w:ascii="宋体" w:eastAsia="宋体" w:hAnsi="宋体" w:cs="宋体"/>
          <w:kern w:val="0"/>
          <w:sz w:val="24"/>
          <w:szCs w:val="24"/>
        </w:rPr>
      </w:pPr>
    </w:p>
    <w:p w14:paraId="33480661" w14:textId="69950179" w:rsidR="00136057" w:rsidRPr="003B64C6" w:rsidRDefault="00136057" w:rsidP="00136057">
      <w:pPr>
        <w:widowControl/>
        <w:jc w:val="left"/>
        <w:rPr>
          <w:rFonts w:ascii="宋体" w:eastAsia="宋体" w:hAnsi="宋体" w:cs="宋体"/>
          <w:kern w:val="0"/>
          <w:sz w:val="24"/>
          <w:szCs w:val="24"/>
          <w:rPrChange w:id="96" w:author="Yisu Zhou" w:date="2017-09-20T21:25:00Z">
            <w:rPr>
              <w:rFonts w:ascii="Times New Roman" w:eastAsia="Times New Roman" w:hAnsi="Times New Roman" w:cs="Times New Roman"/>
              <w:kern w:val="0"/>
              <w:sz w:val="24"/>
              <w:szCs w:val="24"/>
            </w:rPr>
          </w:rPrChange>
        </w:rPr>
      </w:pPr>
      <w:del w:id="97" w:author="Yisu Zhou" w:date="2017-09-20T21:24:00Z">
        <w:r w:rsidRPr="00136057" w:rsidDel="002E52A8">
          <w:rPr>
            <w:rFonts w:ascii="宋体" w:eastAsia="宋体" w:hAnsi="宋体" w:cs="宋体" w:hint="eastAsia"/>
            <w:kern w:val="0"/>
            <w:sz w:val="24"/>
            <w:szCs w:val="24"/>
          </w:rPr>
          <w:delText>基于此</w:delText>
        </w:r>
      </w:del>
      <w:ins w:id="98" w:author="Yisu Zhou" w:date="2017-09-20T21:24:00Z">
        <w:r w:rsidR="002E52A8">
          <w:rPr>
            <w:rFonts w:ascii="宋体" w:eastAsia="宋体" w:hAnsi="宋体" w:cs="宋体" w:hint="eastAsia"/>
            <w:kern w:val="0"/>
            <w:sz w:val="24"/>
            <w:szCs w:val="24"/>
          </w:rPr>
          <w:t>更进一步</w:t>
        </w:r>
      </w:ins>
      <w:r w:rsidRPr="00136057">
        <w:rPr>
          <w:rFonts w:ascii="宋体" w:eastAsia="宋体" w:hAnsi="宋体" w:cs="宋体" w:hint="eastAsia"/>
          <w:kern w:val="0"/>
          <w:sz w:val="24"/>
          <w:szCs w:val="24"/>
        </w:rPr>
        <w:t>，我认为罗教授演讲的真正意义在于提出了一个严肃的问题：</w:t>
      </w:r>
      <w:r w:rsidRPr="00B16DF0">
        <w:rPr>
          <w:rFonts w:ascii="宋体" w:eastAsia="宋体" w:hAnsi="宋体" w:cs="宋体" w:hint="eastAsia"/>
          <w:b/>
          <w:kern w:val="0"/>
          <w:sz w:val="24"/>
          <w:szCs w:val="24"/>
          <w:rPrChange w:id="99" w:author="Yisu Zhou" w:date="2017-09-21T12:05:00Z">
            <w:rPr>
              <w:rFonts w:ascii="宋体" w:eastAsia="宋体" w:hAnsi="宋体" w:cs="宋体" w:hint="eastAsia"/>
              <w:kern w:val="0"/>
              <w:sz w:val="24"/>
              <w:szCs w:val="24"/>
            </w:rPr>
          </w:rPrChange>
        </w:rPr>
        <w:t>我们究竟要怎样的教育？我们希望教育达成怎样的目标？</w:t>
      </w:r>
      <w:ins w:id="100" w:author="Yisu Zhou" w:date="2017-09-20T21:25:00Z">
        <w:r w:rsidR="001C21B5">
          <w:rPr>
            <w:rFonts w:ascii="宋体" w:eastAsia="宋体" w:hAnsi="宋体" w:cs="宋体" w:hint="eastAsia"/>
            <w:kern w:val="0"/>
            <w:sz w:val="24"/>
            <w:szCs w:val="24"/>
          </w:rPr>
          <w:t>在西方世界</w:t>
        </w:r>
      </w:ins>
      <w:ins w:id="101" w:author="Yisu Zhou" w:date="2017-09-21T11:58:00Z">
        <w:r w:rsidR="001C21B5">
          <w:rPr>
            <w:rFonts w:ascii="宋体" w:eastAsia="宋体" w:hAnsi="宋体" w:cs="宋体" w:hint="eastAsia"/>
            <w:kern w:val="0"/>
            <w:sz w:val="24"/>
            <w:szCs w:val="24"/>
          </w:rPr>
          <w:t>，</w:t>
        </w:r>
      </w:ins>
      <w:del w:id="102" w:author="Yisu Zhou" w:date="2017-09-20T21:25:00Z">
        <w:r w:rsidRPr="00136057" w:rsidDel="003B64C6">
          <w:rPr>
            <w:rFonts w:ascii="宋体" w:eastAsia="宋体" w:hAnsi="宋体" w:cs="宋体" w:hint="eastAsia"/>
            <w:kern w:val="0"/>
            <w:sz w:val="24"/>
            <w:szCs w:val="24"/>
          </w:rPr>
          <w:delText>也许</w:delText>
        </w:r>
      </w:del>
      <w:r w:rsidRPr="00136057">
        <w:rPr>
          <w:rFonts w:ascii="宋体" w:eastAsia="宋体" w:hAnsi="宋体" w:cs="宋体" w:hint="eastAsia"/>
          <w:kern w:val="0"/>
          <w:sz w:val="24"/>
          <w:szCs w:val="24"/>
        </w:rPr>
        <w:t>一个全局性的公共教育计划</w:t>
      </w:r>
      <w:del w:id="103" w:author="Yisu Zhou" w:date="2017-09-21T11:58:00Z">
        <w:r w:rsidRPr="00136057" w:rsidDel="001C21B5">
          <w:rPr>
            <w:rFonts w:ascii="宋体" w:eastAsia="宋体" w:hAnsi="宋体" w:cs="宋体" w:hint="eastAsia"/>
            <w:kern w:val="0"/>
            <w:sz w:val="24"/>
            <w:szCs w:val="24"/>
          </w:rPr>
          <w:delText>已经衰落了</w:delText>
        </w:r>
      </w:del>
      <w:ins w:id="104" w:author="Yisu Zhou" w:date="2017-09-21T11:58:00Z">
        <w:r w:rsidR="001C21B5">
          <w:rPr>
            <w:rFonts w:ascii="宋体" w:eastAsia="宋体" w:hAnsi="宋体" w:cs="宋体" w:hint="eastAsia"/>
            <w:kern w:val="0"/>
            <w:sz w:val="24"/>
            <w:szCs w:val="24"/>
          </w:rPr>
          <w:t>面临</w:t>
        </w:r>
      </w:ins>
      <w:ins w:id="105" w:author="Yisu Zhou" w:date="2017-09-21T12:05:00Z">
        <w:r w:rsidR="00B16DF0">
          <w:rPr>
            <w:rFonts w:ascii="宋体" w:eastAsia="宋体" w:hAnsi="宋体" w:cs="宋体" w:hint="eastAsia"/>
            <w:kern w:val="0"/>
            <w:sz w:val="24"/>
            <w:szCs w:val="24"/>
          </w:rPr>
          <w:t>着</w:t>
        </w:r>
      </w:ins>
      <w:ins w:id="106" w:author="Yisu Zhou" w:date="2017-09-21T11:58:00Z">
        <w:r w:rsidR="001C21B5">
          <w:rPr>
            <w:rFonts w:ascii="宋体" w:eastAsia="宋体" w:hAnsi="宋体" w:cs="宋体" w:hint="eastAsia"/>
            <w:kern w:val="0"/>
            <w:sz w:val="24"/>
            <w:szCs w:val="24"/>
          </w:rPr>
          <w:t>严峻的挑战</w:t>
        </w:r>
      </w:ins>
      <w:del w:id="107" w:author="Yisu Zhou" w:date="2017-09-20T21:25:00Z">
        <w:r w:rsidRPr="00136057" w:rsidDel="003B64C6">
          <w:rPr>
            <w:rFonts w:ascii="宋体" w:eastAsia="宋体" w:hAnsi="宋体" w:cs="宋体" w:hint="eastAsia"/>
            <w:kern w:val="0"/>
            <w:sz w:val="24"/>
            <w:szCs w:val="24"/>
          </w:rPr>
          <w:delText>（正如其在西方世界所表现出来的）</w:delText>
        </w:r>
      </w:del>
      <w:ins w:id="108" w:author="Yisu Zhou" w:date="2017-09-20T21:26:00Z">
        <w:r w:rsidR="003B64C6">
          <w:rPr>
            <w:rFonts w:ascii="宋体" w:eastAsia="宋体" w:hAnsi="宋体" w:cs="宋体" w:hint="eastAsia"/>
            <w:kern w:val="0"/>
            <w:sz w:val="24"/>
            <w:szCs w:val="24"/>
          </w:rPr>
          <w:t>，</w:t>
        </w:r>
      </w:ins>
      <w:ins w:id="109" w:author="Yisu Zhou" w:date="2017-09-20T21:29:00Z">
        <w:r w:rsidR="00B26044">
          <w:rPr>
            <w:rFonts w:ascii="宋体" w:eastAsia="宋体" w:hAnsi="宋体" w:cs="宋体" w:hint="eastAsia"/>
            <w:kern w:val="0"/>
            <w:sz w:val="24"/>
            <w:szCs w:val="24"/>
          </w:rPr>
          <w:t>各种形式</w:t>
        </w:r>
      </w:ins>
      <w:ins w:id="110" w:author="Yisu Zhou" w:date="2017-09-21T12:05:00Z">
        <w:r w:rsidR="00B16DF0">
          <w:rPr>
            <w:rFonts w:ascii="宋体" w:eastAsia="宋体" w:hAnsi="宋体" w:cs="宋体" w:hint="eastAsia"/>
            <w:kern w:val="0"/>
            <w:sz w:val="24"/>
            <w:szCs w:val="24"/>
          </w:rPr>
          <w:t>和层次</w:t>
        </w:r>
      </w:ins>
      <w:ins w:id="111" w:author="Yisu Zhou" w:date="2017-09-20T21:29:00Z">
        <w:r w:rsidR="00B26044">
          <w:rPr>
            <w:rFonts w:ascii="宋体" w:eastAsia="宋体" w:hAnsi="宋体" w:cs="宋体" w:hint="eastAsia"/>
            <w:kern w:val="0"/>
            <w:sz w:val="24"/>
            <w:szCs w:val="24"/>
          </w:rPr>
          <w:t>的私立民办教育</w:t>
        </w:r>
        <w:r w:rsidR="003B64C6">
          <w:rPr>
            <w:rFonts w:ascii="宋体" w:eastAsia="宋体" w:hAnsi="宋体" w:cs="宋体" w:hint="eastAsia"/>
            <w:kern w:val="0"/>
            <w:sz w:val="24"/>
            <w:szCs w:val="24"/>
          </w:rPr>
          <w:t>逐渐把教育变为量身定制的服务，</w:t>
        </w:r>
      </w:ins>
      <w:ins w:id="112" w:author="Yisu Zhou" w:date="2017-09-20T21:26:00Z">
        <w:r w:rsidR="003B64C6">
          <w:rPr>
            <w:rFonts w:ascii="宋体" w:eastAsia="宋体" w:hAnsi="宋体" w:cs="宋体" w:hint="eastAsia"/>
            <w:kern w:val="0"/>
            <w:sz w:val="24"/>
            <w:szCs w:val="24"/>
          </w:rPr>
          <w:t>公众越来越少关注其公共性，更多的关注的是我从教育中能获得什么？</w:t>
        </w:r>
      </w:ins>
      <w:ins w:id="113" w:author="Yisu Zhou" w:date="2017-09-21T12:01:00Z">
        <w:r w:rsidR="00B16DF0">
          <w:rPr>
            <w:rFonts w:ascii="宋体" w:eastAsia="宋体" w:hAnsi="宋体" w:cs="宋体" w:hint="eastAsia"/>
            <w:kern w:val="0"/>
            <w:sz w:val="24"/>
            <w:szCs w:val="24"/>
          </w:rPr>
          <w:t>经济</w:t>
        </w:r>
      </w:ins>
      <w:ins w:id="114" w:author="Yisu Zhou" w:date="2017-09-21T12:05:00Z">
        <w:r w:rsidR="00B16DF0">
          <w:rPr>
            <w:rFonts w:ascii="宋体" w:eastAsia="宋体" w:hAnsi="宋体" w:cs="宋体" w:hint="eastAsia"/>
            <w:kern w:val="0"/>
            <w:sz w:val="24"/>
            <w:szCs w:val="24"/>
          </w:rPr>
          <w:t>话语</w:t>
        </w:r>
      </w:ins>
      <w:ins w:id="115" w:author="Yisu Zhou" w:date="2017-09-21T12:01:00Z">
        <w:r w:rsidR="00427110">
          <w:rPr>
            <w:rFonts w:ascii="宋体" w:eastAsia="宋体" w:hAnsi="宋体" w:cs="宋体" w:hint="eastAsia"/>
            <w:kern w:val="0"/>
            <w:sz w:val="24"/>
            <w:szCs w:val="24"/>
          </w:rPr>
          <w:t>本身也</w:t>
        </w:r>
      </w:ins>
      <w:ins w:id="116" w:author="Yisu Zhou" w:date="2017-09-21T12:02:00Z">
        <w:r w:rsidR="00427110">
          <w:rPr>
            <w:rFonts w:ascii="宋体" w:eastAsia="宋体" w:hAnsi="宋体" w:cs="宋体" w:hint="eastAsia"/>
            <w:kern w:val="0"/>
            <w:sz w:val="24"/>
            <w:szCs w:val="24"/>
          </w:rPr>
          <w:t>希望召唤出一种以国家的共同未来</w:t>
        </w:r>
      </w:ins>
      <w:ins w:id="117" w:author="Yisu Zhou" w:date="2017-09-21T12:05:00Z">
        <w:r w:rsidR="00B16DF0">
          <w:rPr>
            <w:rFonts w:ascii="宋体" w:eastAsia="宋体" w:hAnsi="宋体" w:cs="宋体" w:hint="eastAsia"/>
            <w:kern w:val="0"/>
            <w:sz w:val="24"/>
            <w:szCs w:val="24"/>
          </w:rPr>
          <w:t>为对象</w:t>
        </w:r>
      </w:ins>
      <w:ins w:id="118" w:author="Yisu Zhou" w:date="2017-09-21T12:02:00Z">
        <w:r w:rsidR="00427110">
          <w:rPr>
            <w:rFonts w:ascii="宋体" w:eastAsia="宋体" w:hAnsi="宋体" w:cs="宋体" w:hint="eastAsia"/>
            <w:kern w:val="0"/>
            <w:sz w:val="24"/>
            <w:szCs w:val="24"/>
          </w:rPr>
          <w:t>的想象，但是如果教育只是</w:t>
        </w:r>
        <w:r w:rsidR="00427110">
          <w:rPr>
            <w:rFonts w:ascii="宋体" w:eastAsia="宋体" w:hAnsi="宋体" w:cs="宋体" w:hint="eastAsia"/>
            <w:kern w:val="0"/>
            <w:sz w:val="24"/>
            <w:szCs w:val="24"/>
          </w:rPr>
          <w:lastRenderedPageBreak/>
          <w:t>为我服务，那么</w:t>
        </w:r>
      </w:ins>
      <w:ins w:id="119" w:author="Yisu Zhou" w:date="2017-09-21T12:03:00Z">
        <w:r w:rsidR="00427110">
          <w:rPr>
            <w:rFonts w:ascii="宋体" w:eastAsia="宋体" w:hAnsi="宋体" w:cs="宋体" w:hint="eastAsia"/>
            <w:kern w:val="0"/>
            <w:sz w:val="24"/>
            <w:szCs w:val="24"/>
          </w:rPr>
          <w:t>我为何要关心其他人是否砥砺奋斗呢？</w:t>
        </w:r>
      </w:ins>
      <w:ins w:id="120" w:author="Yisu Zhou" w:date="2017-09-20T21:27:00Z">
        <w:r w:rsidR="003B64C6">
          <w:rPr>
            <w:rFonts w:ascii="宋体" w:eastAsia="宋体" w:hAnsi="宋体" w:cs="宋体" w:hint="eastAsia"/>
            <w:kern w:val="0"/>
            <w:sz w:val="24"/>
            <w:szCs w:val="24"/>
          </w:rPr>
          <w:t>这在当下的中国也能看到相似表现，对于未曾蒙面的同胞，对于陌生人</w:t>
        </w:r>
      </w:ins>
      <w:ins w:id="121" w:author="Yisu Zhou" w:date="2017-09-20T21:28:00Z">
        <w:r w:rsidR="003B64C6">
          <w:rPr>
            <w:rFonts w:ascii="宋体" w:eastAsia="宋体" w:hAnsi="宋体" w:cs="宋体" w:hint="eastAsia"/>
            <w:kern w:val="0"/>
            <w:sz w:val="24"/>
            <w:szCs w:val="24"/>
          </w:rPr>
          <w:t>孩子的教育，我们</w:t>
        </w:r>
      </w:ins>
      <w:del w:id="122" w:author="Yisu Zhou" w:date="2017-09-20T21:26:00Z">
        <w:r w:rsidRPr="00136057" w:rsidDel="003B64C6">
          <w:rPr>
            <w:rFonts w:ascii="宋体" w:eastAsia="宋体" w:hAnsi="宋体" w:cs="宋体" w:hint="eastAsia"/>
            <w:kern w:val="0"/>
            <w:sz w:val="24"/>
            <w:szCs w:val="24"/>
          </w:rPr>
          <w:delText>？</w:delText>
        </w:r>
      </w:del>
      <w:ins w:id="123" w:author="Yisu Zhou" w:date="2017-09-20T21:30:00Z">
        <w:r w:rsidR="001C21B5">
          <w:rPr>
            <w:rFonts w:ascii="宋体" w:eastAsia="宋体" w:hAnsi="宋体" w:cs="宋体" w:hint="eastAsia"/>
            <w:kern w:val="0"/>
            <w:sz w:val="24"/>
            <w:szCs w:val="24"/>
          </w:rPr>
          <w:t>能不能</w:t>
        </w:r>
        <w:r w:rsidR="0074398F">
          <w:rPr>
            <w:rFonts w:ascii="宋体" w:eastAsia="宋体" w:hAnsi="宋体" w:cs="宋体" w:hint="eastAsia"/>
            <w:kern w:val="0"/>
            <w:sz w:val="24"/>
            <w:szCs w:val="24"/>
          </w:rPr>
          <w:t>形成</w:t>
        </w:r>
      </w:ins>
      <w:del w:id="124" w:author="Yisu Zhou" w:date="2017-09-20T21:30:00Z">
        <w:r w:rsidRPr="00136057" w:rsidDel="0074398F">
          <w:rPr>
            <w:rFonts w:ascii="宋体" w:eastAsia="宋体" w:hAnsi="宋体" w:cs="宋体" w:hint="eastAsia"/>
            <w:kern w:val="0"/>
            <w:sz w:val="24"/>
            <w:szCs w:val="24"/>
          </w:rPr>
          <w:delText>不再能有所谓的</w:delText>
        </w:r>
      </w:del>
      <w:r w:rsidRPr="00136057">
        <w:rPr>
          <w:rFonts w:ascii="宋体" w:eastAsia="宋体" w:hAnsi="宋体" w:cs="宋体" w:hint="eastAsia"/>
          <w:kern w:val="0"/>
          <w:sz w:val="24"/>
          <w:szCs w:val="24"/>
        </w:rPr>
        <w:t>共识？</w:t>
      </w:r>
      <w:ins w:id="125" w:author="Yisu Zhou" w:date="2017-09-21T11:59:00Z">
        <w:r w:rsidR="001C21B5">
          <w:rPr>
            <w:rFonts w:ascii="宋体" w:eastAsia="宋体" w:hAnsi="宋体" w:cs="宋体" w:hint="eastAsia"/>
            <w:kern w:val="0"/>
            <w:sz w:val="24"/>
            <w:szCs w:val="24"/>
          </w:rPr>
          <w:t>如何形成共识？</w:t>
        </w:r>
      </w:ins>
      <w:ins w:id="126" w:author="Yisu Zhou" w:date="2017-09-21T12:04:00Z">
        <w:r w:rsidR="0044387F">
          <w:rPr>
            <w:rFonts w:ascii="宋体" w:eastAsia="宋体" w:hAnsi="宋体" w:cs="宋体" w:hint="eastAsia"/>
            <w:kern w:val="0"/>
            <w:sz w:val="24"/>
            <w:szCs w:val="24"/>
          </w:rPr>
          <w:t>在这个意义上，罗教授的演讲提供了一个新的机会供我们每一个共同体的成员思索。</w:t>
        </w:r>
      </w:ins>
      <w:del w:id="127" w:author="Yisu Zhou" w:date="2017-09-20T21:32:00Z">
        <w:r w:rsidRPr="00136057" w:rsidDel="00BD75D8">
          <w:rPr>
            <w:rFonts w:ascii="宋体" w:eastAsia="宋体" w:hAnsi="宋体" w:cs="宋体" w:hint="eastAsia"/>
            <w:kern w:val="0"/>
            <w:sz w:val="24"/>
            <w:szCs w:val="24"/>
          </w:rPr>
          <w:delText>不管怎样，发展观的争论最终还是会回到政治领域中去</w:delText>
        </w:r>
        <w:r w:rsidRPr="00136057" w:rsidDel="00BD75D8">
          <w:rPr>
            <w:rFonts w:ascii="宋体" w:eastAsia="宋体" w:hAnsi="宋体" w:cs="宋体"/>
            <w:kern w:val="0"/>
            <w:sz w:val="24"/>
            <w:szCs w:val="24"/>
          </w:rPr>
          <w:delText>。</w:delText>
        </w:r>
      </w:del>
    </w:p>
    <w:p w14:paraId="69F0BC70" w14:textId="1CE10DBB" w:rsidR="0002509D" w:rsidRDefault="0002509D">
      <w:bookmarkStart w:id="128" w:name="_GoBack"/>
      <w:bookmarkEnd w:id="128"/>
    </w:p>
    <w:sectPr w:rsidR="0002509D">
      <w:pgSz w:w="12240" w:h="15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Heiti SC Light">
    <w:charset w:val="50"/>
    <w:family w:val="auto"/>
    <w:pitch w:val="variable"/>
    <w:sig w:usb0="8000002F" w:usb1="090F004A" w:usb2="00000010" w:usb3="00000000" w:csb0="003E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004FB"/>
    <w:multiLevelType w:val="multilevel"/>
    <w:tmpl w:val="811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su Zhou">
    <w15:presenceInfo w15:providerId="None" w15:userId="Yisu Zh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057"/>
    <w:rsid w:val="0002509D"/>
    <w:rsid w:val="00052C88"/>
    <w:rsid w:val="00136057"/>
    <w:rsid w:val="00181B04"/>
    <w:rsid w:val="001C21B5"/>
    <w:rsid w:val="002B45C3"/>
    <w:rsid w:val="002E52A8"/>
    <w:rsid w:val="00371CD0"/>
    <w:rsid w:val="003B64C6"/>
    <w:rsid w:val="00427110"/>
    <w:rsid w:val="00427E52"/>
    <w:rsid w:val="00430F6B"/>
    <w:rsid w:val="0044387F"/>
    <w:rsid w:val="00621710"/>
    <w:rsid w:val="006A55D9"/>
    <w:rsid w:val="006F7DB1"/>
    <w:rsid w:val="0074398F"/>
    <w:rsid w:val="007E29E8"/>
    <w:rsid w:val="00941436"/>
    <w:rsid w:val="009A46EA"/>
    <w:rsid w:val="00AC51FF"/>
    <w:rsid w:val="00B16DF0"/>
    <w:rsid w:val="00B26044"/>
    <w:rsid w:val="00BB28DD"/>
    <w:rsid w:val="00BB32E6"/>
    <w:rsid w:val="00BC764B"/>
    <w:rsid w:val="00BD75D8"/>
    <w:rsid w:val="00BF17D8"/>
    <w:rsid w:val="00C760D1"/>
    <w:rsid w:val="00E45612"/>
    <w:rsid w:val="00F45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BA04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45C3"/>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2B45C3"/>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454173">
      <w:bodyDiv w:val="1"/>
      <w:marLeft w:val="0"/>
      <w:marRight w:val="0"/>
      <w:marTop w:val="0"/>
      <w:marBottom w:val="0"/>
      <w:divBdr>
        <w:top w:val="none" w:sz="0" w:space="0" w:color="auto"/>
        <w:left w:val="none" w:sz="0" w:space="0" w:color="auto"/>
        <w:bottom w:val="none" w:sz="0" w:space="0" w:color="auto"/>
        <w:right w:val="none" w:sz="0" w:space="0" w:color="auto"/>
      </w:divBdr>
      <w:divsChild>
        <w:div w:id="1758557412">
          <w:marLeft w:val="0"/>
          <w:marRight w:val="0"/>
          <w:marTop w:val="0"/>
          <w:marBottom w:val="0"/>
          <w:divBdr>
            <w:top w:val="none" w:sz="0" w:space="0" w:color="auto"/>
            <w:left w:val="none" w:sz="0" w:space="0" w:color="auto"/>
            <w:bottom w:val="none" w:sz="0" w:space="0" w:color="auto"/>
            <w:right w:val="none" w:sz="0" w:space="0" w:color="auto"/>
          </w:divBdr>
        </w:div>
        <w:div w:id="1784693322">
          <w:marLeft w:val="0"/>
          <w:marRight w:val="0"/>
          <w:marTop w:val="0"/>
          <w:marBottom w:val="0"/>
          <w:divBdr>
            <w:top w:val="none" w:sz="0" w:space="0" w:color="auto"/>
            <w:left w:val="none" w:sz="0" w:space="0" w:color="auto"/>
            <w:bottom w:val="none" w:sz="0" w:space="0" w:color="auto"/>
            <w:right w:val="none" w:sz="0" w:space="0" w:color="auto"/>
          </w:divBdr>
        </w:div>
        <w:div w:id="1011185020">
          <w:marLeft w:val="0"/>
          <w:marRight w:val="0"/>
          <w:marTop w:val="0"/>
          <w:marBottom w:val="0"/>
          <w:divBdr>
            <w:top w:val="none" w:sz="0" w:space="0" w:color="auto"/>
            <w:left w:val="none" w:sz="0" w:space="0" w:color="auto"/>
            <w:bottom w:val="none" w:sz="0" w:space="0" w:color="auto"/>
            <w:right w:val="none" w:sz="0" w:space="0" w:color="auto"/>
          </w:divBdr>
        </w:div>
        <w:div w:id="921336778">
          <w:marLeft w:val="0"/>
          <w:marRight w:val="0"/>
          <w:marTop w:val="0"/>
          <w:marBottom w:val="0"/>
          <w:divBdr>
            <w:top w:val="none" w:sz="0" w:space="0" w:color="auto"/>
            <w:left w:val="none" w:sz="0" w:space="0" w:color="auto"/>
            <w:bottom w:val="none" w:sz="0" w:space="0" w:color="auto"/>
            <w:right w:val="none" w:sz="0" w:space="0" w:color="auto"/>
          </w:divBdr>
        </w:div>
        <w:div w:id="482625407">
          <w:marLeft w:val="0"/>
          <w:marRight w:val="0"/>
          <w:marTop w:val="0"/>
          <w:marBottom w:val="0"/>
          <w:divBdr>
            <w:top w:val="none" w:sz="0" w:space="0" w:color="auto"/>
            <w:left w:val="none" w:sz="0" w:space="0" w:color="auto"/>
            <w:bottom w:val="none" w:sz="0" w:space="0" w:color="auto"/>
            <w:right w:val="none" w:sz="0" w:space="0" w:color="auto"/>
          </w:divBdr>
        </w:div>
        <w:div w:id="2119373091">
          <w:marLeft w:val="0"/>
          <w:marRight w:val="0"/>
          <w:marTop w:val="0"/>
          <w:marBottom w:val="0"/>
          <w:divBdr>
            <w:top w:val="none" w:sz="0" w:space="0" w:color="auto"/>
            <w:left w:val="none" w:sz="0" w:space="0" w:color="auto"/>
            <w:bottom w:val="none" w:sz="0" w:space="0" w:color="auto"/>
            <w:right w:val="none" w:sz="0" w:space="0" w:color="auto"/>
          </w:divBdr>
        </w:div>
        <w:div w:id="1794248933">
          <w:marLeft w:val="0"/>
          <w:marRight w:val="0"/>
          <w:marTop w:val="0"/>
          <w:marBottom w:val="0"/>
          <w:divBdr>
            <w:top w:val="none" w:sz="0" w:space="0" w:color="auto"/>
            <w:left w:val="none" w:sz="0" w:space="0" w:color="auto"/>
            <w:bottom w:val="none" w:sz="0" w:space="0" w:color="auto"/>
            <w:right w:val="none" w:sz="0" w:space="0" w:color="auto"/>
          </w:divBdr>
        </w:div>
        <w:div w:id="524906070">
          <w:marLeft w:val="0"/>
          <w:marRight w:val="0"/>
          <w:marTop w:val="0"/>
          <w:marBottom w:val="0"/>
          <w:divBdr>
            <w:top w:val="none" w:sz="0" w:space="0" w:color="auto"/>
            <w:left w:val="none" w:sz="0" w:space="0" w:color="auto"/>
            <w:bottom w:val="none" w:sz="0" w:space="0" w:color="auto"/>
            <w:right w:val="none" w:sz="0" w:space="0" w:color="auto"/>
          </w:divBdr>
        </w:div>
        <w:div w:id="1942642608">
          <w:marLeft w:val="0"/>
          <w:marRight w:val="0"/>
          <w:marTop w:val="0"/>
          <w:marBottom w:val="0"/>
          <w:divBdr>
            <w:top w:val="none" w:sz="0" w:space="0" w:color="auto"/>
            <w:left w:val="none" w:sz="0" w:space="0" w:color="auto"/>
            <w:bottom w:val="none" w:sz="0" w:space="0" w:color="auto"/>
            <w:right w:val="none" w:sz="0" w:space="0" w:color="auto"/>
          </w:divBdr>
        </w:div>
        <w:div w:id="278730538">
          <w:marLeft w:val="0"/>
          <w:marRight w:val="0"/>
          <w:marTop w:val="0"/>
          <w:marBottom w:val="0"/>
          <w:divBdr>
            <w:top w:val="none" w:sz="0" w:space="0" w:color="auto"/>
            <w:left w:val="none" w:sz="0" w:space="0" w:color="auto"/>
            <w:bottom w:val="none" w:sz="0" w:space="0" w:color="auto"/>
            <w:right w:val="none" w:sz="0" w:space="0" w:color="auto"/>
          </w:divBdr>
        </w:div>
        <w:div w:id="1191600794">
          <w:marLeft w:val="0"/>
          <w:marRight w:val="0"/>
          <w:marTop w:val="0"/>
          <w:marBottom w:val="0"/>
          <w:divBdr>
            <w:top w:val="none" w:sz="0" w:space="0" w:color="auto"/>
            <w:left w:val="none" w:sz="0" w:space="0" w:color="auto"/>
            <w:bottom w:val="none" w:sz="0" w:space="0" w:color="auto"/>
            <w:right w:val="none" w:sz="0" w:space="0" w:color="auto"/>
          </w:divBdr>
        </w:div>
        <w:div w:id="1208684447">
          <w:marLeft w:val="0"/>
          <w:marRight w:val="0"/>
          <w:marTop w:val="0"/>
          <w:marBottom w:val="0"/>
          <w:divBdr>
            <w:top w:val="none" w:sz="0" w:space="0" w:color="auto"/>
            <w:left w:val="none" w:sz="0" w:space="0" w:color="auto"/>
            <w:bottom w:val="none" w:sz="0" w:space="0" w:color="auto"/>
            <w:right w:val="none" w:sz="0" w:space="0" w:color="auto"/>
          </w:divBdr>
        </w:div>
        <w:div w:id="1171339568">
          <w:marLeft w:val="0"/>
          <w:marRight w:val="0"/>
          <w:marTop w:val="0"/>
          <w:marBottom w:val="0"/>
          <w:divBdr>
            <w:top w:val="none" w:sz="0" w:space="0" w:color="auto"/>
            <w:left w:val="none" w:sz="0" w:space="0" w:color="auto"/>
            <w:bottom w:val="none" w:sz="0" w:space="0" w:color="auto"/>
            <w:right w:val="none" w:sz="0" w:space="0" w:color="auto"/>
          </w:divBdr>
        </w:div>
        <w:div w:id="126240605">
          <w:marLeft w:val="0"/>
          <w:marRight w:val="0"/>
          <w:marTop w:val="0"/>
          <w:marBottom w:val="0"/>
          <w:divBdr>
            <w:top w:val="none" w:sz="0" w:space="0" w:color="auto"/>
            <w:left w:val="none" w:sz="0" w:space="0" w:color="auto"/>
            <w:bottom w:val="none" w:sz="0" w:space="0" w:color="auto"/>
            <w:right w:val="none" w:sz="0" w:space="0" w:color="auto"/>
          </w:divBdr>
        </w:div>
        <w:div w:id="1524855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Yisu Zhou</dc:creator>
  <cp:keywords/>
  <dc:description/>
  <cp:lastModifiedBy>Yisu Zhou</cp:lastModifiedBy>
  <cp:revision>16</cp:revision>
  <dcterms:created xsi:type="dcterms:W3CDTF">2017-09-20T04:03:00Z</dcterms:created>
  <dcterms:modified xsi:type="dcterms:W3CDTF">2017-09-21T04:06:00Z</dcterms:modified>
</cp:coreProperties>
</file>